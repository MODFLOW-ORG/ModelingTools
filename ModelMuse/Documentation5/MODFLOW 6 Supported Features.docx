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9F2A" w14:textId="77777777" w:rsidR="00375D94" w:rsidRDefault="00DF0020" w:rsidP="00686EA3">
      <w:pPr>
        <w:pStyle w:val="TableTitle"/>
      </w:pPr>
      <w:r>
        <w:t xml:space="preserve">Status of MODFLOW 6 Packages and Features in </w:t>
      </w:r>
      <w:proofErr w:type="spellStart"/>
      <w:r>
        <w:t>ModelMuse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50"/>
        <w:gridCol w:w="1440"/>
        <w:gridCol w:w="3870"/>
      </w:tblGrid>
      <w:tr w:rsidR="00DF0020" w:rsidRPr="00877585" w14:paraId="25A0CD0C" w14:textId="77777777" w:rsidTr="00482AB7">
        <w:trPr>
          <w:trHeight w:val="20"/>
        </w:trPr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E9BF1C" w14:textId="77777777" w:rsidR="00DF0020" w:rsidRDefault="00AD0305" w:rsidP="00686EA3">
            <w:pPr>
              <w:pStyle w:val="TableCellHeading"/>
            </w:pPr>
            <w:r>
              <w:t>Package or Featu</w:t>
            </w:r>
            <w:r w:rsidR="00DF0020">
              <w:t>re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557F7F" w14:textId="77777777" w:rsidR="00DF0020" w:rsidRDefault="00DF0020" w:rsidP="00686EA3">
            <w:pPr>
              <w:pStyle w:val="TableCellHeading"/>
            </w:pPr>
            <w:r>
              <w:t>Status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8FB62" w14:textId="77777777" w:rsidR="00DF0020" w:rsidRDefault="00DF0020" w:rsidP="00686EA3">
            <w:pPr>
              <w:pStyle w:val="TableCellHeading"/>
            </w:pPr>
            <w:r>
              <w:t>Notes</w:t>
            </w:r>
          </w:p>
        </w:tc>
      </w:tr>
      <w:tr w:rsidR="00DF0020" w:rsidRPr="00877585" w14:paraId="0027B46E" w14:textId="77777777" w:rsidTr="00482AB7">
        <w:trPr>
          <w:trHeight w:val="20"/>
        </w:trPr>
        <w:tc>
          <w:tcPr>
            <w:tcW w:w="4050" w:type="dxa"/>
            <w:tcBorders>
              <w:top w:val="single" w:sz="4" w:space="0" w:color="auto"/>
              <w:bottom w:val="nil"/>
            </w:tcBorders>
            <w:vAlign w:val="center"/>
          </w:tcPr>
          <w:p w14:paraId="24E71529" w14:textId="77777777" w:rsidR="00DF0020" w:rsidRPr="00DF0020" w:rsidRDefault="00DF0020" w:rsidP="00DF0020">
            <w:pPr>
              <w:pStyle w:val="TableCellBody"/>
            </w:pPr>
            <w:r w:rsidRPr="00DF0020">
              <w:t>Simulation Name File</w:t>
            </w:r>
          </w:p>
        </w:tc>
        <w:tc>
          <w:tcPr>
            <w:tcW w:w="1440" w:type="dxa"/>
            <w:tcBorders>
              <w:top w:val="single" w:sz="4" w:space="0" w:color="auto"/>
              <w:bottom w:val="nil"/>
            </w:tcBorders>
            <w:vAlign w:val="center"/>
          </w:tcPr>
          <w:p w14:paraId="50238A87" w14:textId="77777777" w:rsidR="00DF0020" w:rsidRDefault="00482AB7" w:rsidP="00686EA3">
            <w:pPr>
              <w:pStyle w:val="TableCellBody"/>
            </w:pPr>
            <w:r>
              <w:t>supported</w:t>
            </w:r>
          </w:p>
        </w:tc>
        <w:tc>
          <w:tcPr>
            <w:tcW w:w="3870" w:type="dxa"/>
            <w:tcBorders>
              <w:top w:val="single" w:sz="4" w:space="0" w:color="auto"/>
              <w:bottom w:val="nil"/>
            </w:tcBorders>
            <w:vAlign w:val="center"/>
          </w:tcPr>
          <w:p w14:paraId="7E864590" w14:textId="77777777" w:rsidR="00DF0020" w:rsidRDefault="00DF0020" w:rsidP="00686EA3">
            <w:pPr>
              <w:pStyle w:val="TableCellBody"/>
            </w:pPr>
          </w:p>
        </w:tc>
      </w:tr>
      <w:tr w:rsidR="00482AB7" w:rsidRPr="00877585" w14:paraId="3691C580" w14:textId="77777777" w:rsidTr="00482AB7">
        <w:trPr>
          <w:trHeight w:val="20"/>
        </w:trPr>
        <w:tc>
          <w:tcPr>
            <w:tcW w:w="4050" w:type="dxa"/>
            <w:tcBorders>
              <w:top w:val="nil"/>
              <w:bottom w:val="nil"/>
            </w:tcBorders>
            <w:vAlign w:val="center"/>
          </w:tcPr>
          <w:p w14:paraId="0E41910B" w14:textId="77777777" w:rsidR="00482AB7" w:rsidRDefault="00482AB7" w:rsidP="00482AB7">
            <w:pPr>
              <w:pStyle w:val="TableCellBody"/>
            </w:pPr>
            <w:r w:rsidRPr="00DF0020">
              <w:t>Temporal Discretization (TDIS) Package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4660581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tcBorders>
              <w:top w:val="nil"/>
              <w:bottom w:val="nil"/>
            </w:tcBorders>
            <w:vAlign w:val="center"/>
          </w:tcPr>
          <w:p w14:paraId="58EDD1AD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2346E96B" w14:textId="77777777" w:rsidTr="00482AB7">
        <w:trPr>
          <w:trHeight w:val="20"/>
        </w:trPr>
        <w:tc>
          <w:tcPr>
            <w:tcW w:w="4050" w:type="dxa"/>
            <w:tcBorders>
              <w:top w:val="nil"/>
            </w:tcBorders>
            <w:vAlign w:val="center"/>
          </w:tcPr>
          <w:p w14:paraId="1152A1E2" w14:textId="77777777" w:rsidR="00482AB7" w:rsidRDefault="00482AB7" w:rsidP="00482AB7">
            <w:pPr>
              <w:pStyle w:val="TableCellBody"/>
            </w:pPr>
            <w:r w:rsidRPr="00DF0020">
              <w:t>GWF Model Name File</w:t>
            </w:r>
          </w:p>
        </w:tc>
        <w:tc>
          <w:tcPr>
            <w:tcW w:w="1440" w:type="dxa"/>
            <w:tcBorders>
              <w:top w:val="nil"/>
            </w:tcBorders>
          </w:tcPr>
          <w:p w14:paraId="2A192189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tcBorders>
              <w:top w:val="nil"/>
            </w:tcBorders>
            <w:vAlign w:val="center"/>
          </w:tcPr>
          <w:p w14:paraId="212854B8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4A839BC7" w14:textId="77777777" w:rsidTr="00482AB7">
        <w:trPr>
          <w:trHeight w:val="20"/>
        </w:trPr>
        <w:tc>
          <w:tcPr>
            <w:tcW w:w="4050" w:type="dxa"/>
          </w:tcPr>
          <w:p w14:paraId="727567CA" w14:textId="77777777" w:rsidR="00482AB7" w:rsidRPr="00274824" w:rsidRDefault="00482AB7" w:rsidP="00482AB7">
            <w:pPr>
              <w:pStyle w:val="TableCellBody"/>
            </w:pPr>
            <w:r w:rsidRPr="00274824">
              <w:t>Structured Discretization (DIS) Input File</w:t>
            </w:r>
          </w:p>
        </w:tc>
        <w:tc>
          <w:tcPr>
            <w:tcW w:w="1440" w:type="dxa"/>
          </w:tcPr>
          <w:p w14:paraId="1D1B99E2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46EB435A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1B5FB819" w14:textId="77777777" w:rsidTr="00482AB7">
        <w:trPr>
          <w:trHeight w:val="20"/>
        </w:trPr>
        <w:tc>
          <w:tcPr>
            <w:tcW w:w="4050" w:type="dxa"/>
          </w:tcPr>
          <w:p w14:paraId="35FBF118" w14:textId="77777777" w:rsidR="00482AB7" w:rsidRPr="00274824" w:rsidRDefault="00482AB7" w:rsidP="00482AB7">
            <w:pPr>
              <w:pStyle w:val="TableCellBody"/>
            </w:pPr>
            <w:r w:rsidRPr="00274824">
              <w:t>Discretization with Vertices (DISV) Input File</w:t>
            </w:r>
          </w:p>
        </w:tc>
        <w:tc>
          <w:tcPr>
            <w:tcW w:w="1440" w:type="dxa"/>
          </w:tcPr>
          <w:p w14:paraId="1D5CEA5B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10976739" w14:textId="77777777" w:rsidR="00482AB7" w:rsidRDefault="003C16F8" w:rsidP="00482AB7">
            <w:pPr>
              <w:pStyle w:val="TableCellBody"/>
            </w:pPr>
            <w:r>
              <w:t>Only quadtree refinement supported</w:t>
            </w:r>
          </w:p>
        </w:tc>
      </w:tr>
      <w:tr w:rsidR="00482AB7" w:rsidRPr="00877585" w14:paraId="42E6C180" w14:textId="77777777" w:rsidTr="00482AB7">
        <w:trPr>
          <w:trHeight w:val="20"/>
        </w:trPr>
        <w:tc>
          <w:tcPr>
            <w:tcW w:w="4050" w:type="dxa"/>
          </w:tcPr>
          <w:p w14:paraId="42264803" w14:textId="77777777" w:rsidR="00482AB7" w:rsidRDefault="00482AB7" w:rsidP="00482AB7">
            <w:pPr>
              <w:pStyle w:val="TableCellBody"/>
            </w:pPr>
            <w:r w:rsidRPr="00274824">
              <w:t>Unstructured Discretization (DISU) Input File</w:t>
            </w:r>
          </w:p>
        </w:tc>
        <w:tc>
          <w:tcPr>
            <w:tcW w:w="1440" w:type="dxa"/>
          </w:tcPr>
          <w:p w14:paraId="51A56604" w14:textId="77777777" w:rsidR="00482AB7" w:rsidRDefault="00482AB7" w:rsidP="00482AB7">
            <w:pPr>
              <w:pStyle w:val="TableCellBody"/>
            </w:pPr>
            <w:r>
              <w:t xml:space="preserve">not </w:t>
            </w: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514799DE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4E8174C0" w14:textId="77777777" w:rsidTr="00482AB7">
        <w:trPr>
          <w:trHeight w:val="20"/>
        </w:trPr>
        <w:tc>
          <w:tcPr>
            <w:tcW w:w="4050" w:type="dxa"/>
          </w:tcPr>
          <w:p w14:paraId="299A1BE6" w14:textId="77777777" w:rsidR="00482AB7" w:rsidRPr="0006595A" w:rsidRDefault="00482AB7" w:rsidP="00482AB7">
            <w:pPr>
              <w:pStyle w:val="TableCellBody"/>
            </w:pPr>
            <w:r w:rsidRPr="0006595A">
              <w:t>Initial Conditions (IC) Package</w:t>
            </w:r>
          </w:p>
        </w:tc>
        <w:tc>
          <w:tcPr>
            <w:tcW w:w="1440" w:type="dxa"/>
          </w:tcPr>
          <w:p w14:paraId="182D1C93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15ADFAF6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7DE3FA3A" w14:textId="77777777" w:rsidTr="00482AB7">
        <w:trPr>
          <w:trHeight w:val="20"/>
        </w:trPr>
        <w:tc>
          <w:tcPr>
            <w:tcW w:w="4050" w:type="dxa"/>
          </w:tcPr>
          <w:p w14:paraId="5768CB3B" w14:textId="77777777" w:rsidR="00482AB7" w:rsidRPr="0006595A" w:rsidRDefault="00482AB7" w:rsidP="00482AB7">
            <w:pPr>
              <w:pStyle w:val="TableCellBody"/>
            </w:pPr>
            <w:r w:rsidRPr="0006595A">
              <w:t>Output Control (OC) Option</w:t>
            </w:r>
          </w:p>
        </w:tc>
        <w:tc>
          <w:tcPr>
            <w:tcW w:w="1440" w:type="dxa"/>
          </w:tcPr>
          <w:p w14:paraId="6A497C55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2033CA48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2AE921D7" w14:textId="77777777" w:rsidTr="00482AB7">
        <w:trPr>
          <w:trHeight w:val="20"/>
        </w:trPr>
        <w:tc>
          <w:tcPr>
            <w:tcW w:w="4050" w:type="dxa"/>
          </w:tcPr>
          <w:p w14:paraId="2E038D9D" w14:textId="77777777" w:rsidR="00482AB7" w:rsidRPr="0006595A" w:rsidRDefault="00482AB7" w:rsidP="00482AB7">
            <w:pPr>
              <w:pStyle w:val="TableCellBody"/>
            </w:pPr>
            <w:r w:rsidRPr="0006595A">
              <w:t>Observation (OBS) Utility for a GWF Model</w:t>
            </w:r>
          </w:p>
        </w:tc>
        <w:tc>
          <w:tcPr>
            <w:tcW w:w="1440" w:type="dxa"/>
          </w:tcPr>
          <w:p w14:paraId="595C9454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4FB3419E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004483B2" w14:textId="77777777" w:rsidTr="00482AB7">
        <w:trPr>
          <w:trHeight w:val="20"/>
        </w:trPr>
        <w:tc>
          <w:tcPr>
            <w:tcW w:w="4050" w:type="dxa"/>
          </w:tcPr>
          <w:p w14:paraId="4CC40DF8" w14:textId="77777777" w:rsidR="00482AB7" w:rsidRPr="0006595A" w:rsidRDefault="00482AB7" w:rsidP="00482AB7">
            <w:pPr>
              <w:pStyle w:val="TableCellBody"/>
            </w:pPr>
            <w:r w:rsidRPr="0006595A">
              <w:t>Node Property Flow (NPF) Package</w:t>
            </w:r>
          </w:p>
        </w:tc>
        <w:tc>
          <w:tcPr>
            <w:tcW w:w="1440" w:type="dxa"/>
          </w:tcPr>
          <w:p w14:paraId="1858CD45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21C7924E" w14:textId="77777777" w:rsidR="00482AB7" w:rsidRDefault="00482AB7" w:rsidP="00482AB7">
            <w:pPr>
              <w:pStyle w:val="TableCellBody"/>
            </w:pPr>
          </w:p>
        </w:tc>
      </w:tr>
      <w:tr w:rsidR="003C16F8" w:rsidRPr="00877585" w14:paraId="13FE346E" w14:textId="77777777" w:rsidTr="00482AB7">
        <w:trPr>
          <w:trHeight w:val="20"/>
        </w:trPr>
        <w:tc>
          <w:tcPr>
            <w:tcW w:w="4050" w:type="dxa"/>
          </w:tcPr>
          <w:p w14:paraId="5F7CF078" w14:textId="77777777" w:rsidR="003C16F8" w:rsidRPr="0006595A" w:rsidRDefault="003C16F8" w:rsidP="00482AB7">
            <w:pPr>
              <w:pStyle w:val="TableCellBody"/>
            </w:pPr>
            <w:r>
              <w:t xml:space="preserve">XT3D in </w:t>
            </w:r>
            <w:r w:rsidRPr="0006595A">
              <w:t>NPF Package</w:t>
            </w:r>
          </w:p>
        </w:tc>
        <w:tc>
          <w:tcPr>
            <w:tcW w:w="1440" w:type="dxa"/>
          </w:tcPr>
          <w:p w14:paraId="57221D43" w14:textId="77777777" w:rsidR="003C16F8" w:rsidRPr="00EE6740" w:rsidRDefault="003C16F8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52C96A41" w14:textId="77777777" w:rsidR="003C16F8" w:rsidRDefault="003C16F8" w:rsidP="00482AB7">
            <w:pPr>
              <w:pStyle w:val="TableCellBody"/>
            </w:pPr>
          </w:p>
        </w:tc>
      </w:tr>
      <w:tr w:rsidR="00482AB7" w:rsidRPr="00877585" w14:paraId="49B39F3D" w14:textId="77777777" w:rsidTr="00482AB7">
        <w:trPr>
          <w:trHeight w:val="20"/>
        </w:trPr>
        <w:tc>
          <w:tcPr>
            <w:tcW w:w="4050" w:type="dxa"/>
          </w:tcPr>
          <w:p w14:paraId="1A2E1A42" w14:textId="77777777" w:rsidR="00482AB7" w:rsidRPr="0006595A" w:rsidRDefault="00482AB7" w:rsidP="00482AB7">
            <w:pPr>
              <w:pStyle w:val="TableCellBody"/>
            </w:pPr>
            <w:r w:rsidRPr="0006595A">
              <w:t>Horizontal Flow Barrier (HFB) Package</w:t>
            </w:r>
          </w:p>
        </w:tc>
        <w:tc>
          <w:tcPr>
            <w:tcW w:w="1440" w:type="dxa"/>
          </w:tcPr>
          <w:p w14:paraId="75B21596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4BF323DC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0E49CD99" w14:textId="77777777" w:rsidTr="00482AB7">
        <w:trPr>
          <w:trHeight w:val="20"/>
        </w:trPr>
        <w:tc>
          <w:tcPr>
            <w:tcW w:w="4050" w:type="dxa"/>
          </w:tcPr>
          <w:p w14:paraId="0AF0CBB8" w14:textId="77777777" w:rsidR="00482AB7" w:rsidRPr="00522CE3" w:rsidRDefault="00482AB7" w:rsidP="00482AB7">
            <w:pPr>
              <w:pStyle w:val="TableCellBody"/>
            </w:pPr>
            <w:r w:rsidRPr="00522CE3">
              <w:t>Storage (STO) Package</w:t>
            </w:r>
          </w:p>
        </w:tc>
        <w:tc>
          <w:tcPr>
            <w:tcW w:w="1440" w:type="dxa"/>
          </w:tcPr>
          <w:p w14:paraId="52C3FC2D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43AE3C3D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79009A68" w14:textId="77777777" w:rsidTr="00482AB7">
        <w:trPr>
          <w:trHeight w:val="20"/>
        </w:trPr>
        <w:tc>
          <w:tcPr>
            <w:tcW w:w="4050" w:type="dxa"/>
          </w:tcPr>
          <w:p w14:paraId="40612D77" w14:textId="77777777" w:rsidR="00482AB7" w:rsidRPr="00522CE3" w:rsidRDefault="00482AB7" w:rsidP="00482AB7">
            <w:pPr>
              <w:pStyle w:val="TableCellBody"/>
            </w:pPr>
            <w:r w:rsidRPr="00522CE3">
              <w:t>Constant-Head (CHD) Package</w:t>
            </w:r>
          </w:p>
        </w:tc>
        <w:tc>
          <w:tcPr>
            <w:tcW w:w="1440" w:type="dxa"/>
          </w:tcPr>
          <w:p w14:paraId="6B1A01A0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5FBD3755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54DAB880" w14:textId="77777777" w:rsidTr="00482AB7">
        <w:trPr>
          <w:trHeight w:val="20"/>
        </w:trPr>
        <w:tc>
          <w:tcPr>
            <w:tcW w:w="4050" w:type="dxa"/>
          </w:tcPr>
          <w:p w14:paraId="27308284" w14:textId="77777777" w:rsidR="00482AB7" w:rsidRPr="00522CE3" w:rsidRDefault="00482AB7" w:rsidP="00482AB7">
            <w:pPr>
              <w:pStyle w:val="TableCellBody"/>
            </w:pPr>
            <w:r w:rsidRPr="00522CE3">
              <w:t>Well (WEL) Package</w:t>
            </w:r>
          </w:p>
        </w:tc>
        <w:tc>
          <w:tcPr>
            <w:tcW w:w="1440" w:type="dxa"/>
          </w:tcPr>
          <w:p w14:paraId="0B0BC9D0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5E49EB74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739349FF" w14:textId="77777777" w:rsidTr="00482AB7">
        <w:trPr>
          <w:trHeight w:val="20"/>
        </w:trPr>
        <w:tc>
          <w:tcPr>
            <w:tcW w:w="4050" w:type="dxa"/>
          </w:tcPr>
          <w:p w14:paraId="65E4EDE6" w14:textId="77777777" w:rsidR="00482AB7" w:rsidRPr="00522CE3" w:rsidRDefault="00482AB7" w:rsidP="00482AB7">
            <w:pPr>
              <w:pStyle w:val="TableCellBody"/>
            </w:pPr>
            <w:r w:rsidRPr="00522CE3">
              <w:t>Drain (DRN) Package</w:t>
            </w:r>
          </w:p>
        </w:tc>
        <w:tc>
          <w:tcPr>
            <w:tcW w:w="1440" w:type="dxa"/>
          </w:tcPr>
          <w:p w14:paraId="1A8783DF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5BDACA64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03899080" w14:textId="77777777" w:rsidTr="00482AB7">
        <w:trPr>
          <w:trHeight w:val="20"/>
        </w:trPr>
        <w:tc>
          <w:tcPr>
            <w:tcW w:w="4050" w:type="dxa"/>
          </w:tcPr>
          <w:p w14:paraId="748ABC83" w14:textId="77777777" w:rsidR="00482AB7" w:rsidRPr="00522CE3" w:rsidRDefault="00482AB7" w:rsidP="00482AB7">
            <w:pPr>
              <w:pStyle w:val="TableCellBody"/>
            </w:pPr>
            <w:r w:rsidRPr="00522CE3">
              <w:t>River (RIV) Package</w:t>
            </w:r>
          </w:p>
        </w:tc>
        <w:tc>
          <w:tcPr>
            <w:tcW w:w="1440" w:type="dxa"/>
          </w:tcPr>
          <w:p w14:paraId="096ED79E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7C527CC5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0654E6BE" w14:textId="77777777" w:rsidTr="00482AB7">
        <w:trPr>
          <w:trHeight w:val="20"/>
        </w:trPr>
        <w:tc>
          <w:tcPr>
            <w:tcW w:w="4050" w:type="dxa"/>
          </w:tcPr>
          <w:p w14:paraId="4F792696" w14:textId="77777777" w:rsidR="00482AB7" w:rsidRPr="00522CE3" w:rsidRDefault="00482AB7" w:rsidP="00482AB7">
            <w:pPr>
              <w:pStyle w:val="TableCellBody"/>
            </w:pPr>
            <w:r w:rsidRPr="00522CE3">
              <w:t>General-Head Boundary (GHB) Package</w:t>
            </w:r>
          </w:p>
        </w:tc>
        <w:tc>
          <w:tcPr>
            <w:tcW w:w="1440" w:type="dxa"/>
          </w:tcPr>
          <w:p w14:paraId="75CA2926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67997CC8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419FAEF9" w14:textId="77777777" w:rsidTr="00482AB7">
        <w:trPr>
          <w:trHeight w:val="20"/>
        </w:trPr>
        <w:tc>
          <w:tcPr>
            <w:tcW w:w="4050" w:type="dxa"/>
          </w:tcPr>
          <w:p w14:paraId="0224B196" w14:textId="77777777" w:rsidR="00482AB7" w:rsidRPr="00522CE3" w:rsidRDefault="00482AB7" w:rsidP="00482AB7">
            <w:pPr>
              <w:pStyle w:val="TableCellBody"/>
            </w:pPr>
            <w:r w:rsidRPr="00522CE3">
              <w:t>Recharge (RCH) Package</w:t>
            </w:r>
          </w:p>
        </w:tc>
        <w:tc>
          <w:tcPr>
            <w:tcW w:w="1440" w:type="dxa"/>
          </w:tcPr>
          <w:p w14:paraId="54BD8190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05204264" w14:textId="77777777" w:rsidR="00482AB7" w:rsidRDefault="003C16F8" w:rsidP="00482AB7">
            <w:pPr>
              <w:pStyle w:val="TableCellBody"/>
            </w:pPr>
            <w:r w:rsidRPr="003C16F8">
              <w:t>List-Based Input is always used</w:t>
            </w:r>
          </w:p>
        </w:tc>
      </w:tr>
      <w:tr w:rsidR="00482AB7" w:rsidRPr="00877585" w14:paraId="2B19DE57" w14:textId="77777777" w:rsidTr="00482AB7">
        <w:trPr>
          <w:trHeight w:val="20"/>
        </w:trPr>
        <w:tc>
          <w:tcPr>
            <w:tcW w:w="4050" w:type="dxa"/>
          </w:tcPr>
          <w:p w14:paraId="26086C96" w14:textId="77777777" w:rsidR="00482AB7" w:rsidRPr="00522CE3" w:rsidRDefault="00482AB7" w:rsidP="00482AB7">
            <w:pPr>
              <w:pStyle w:val="TableCellBody"/>
            </w:pPr>
            <w:r w:rsidRPr="00522CE3">
              <w:t>Evapotranspiration (EVT) Package</w:t>
            </w:r>
          </w:p>
        </w:tc>
        <w:tc>
          <w:tcPr>
            <w:tcW w:w="1440" w:type="dxa"/>
          </w:tcPr>
          <w:p w14:paraId="2C3A8013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5B501A9D" w14:textId="77777777" w:rsidR="00482AB7" w:rsidRDefault="003C16F8" w:rsidP="00482AB7">
            <w:pPr>
              <w:pStyle w:val="TableCellBody"/>
            </w:pPr>
            <w:r w:rsidRPr="003C16F8">
              <w:t>List-Based Input is always used</w:t>
            </w:r>
          </w:p>
        </w:tc>
      </w:tr>
      <w:tr w:rsidR="00482AB7" w:rsidRPr="00877585" w14:paraId="76624F07" w14:textId="77777777" w:rsidTr="00482AB7">
        <w:trPr>
          <w:trHeight w:val="20"/>
        </w:trPr>
        <w:tc>
          <w:tcPr>
            <w:tcW w:w="4050" w:type="dxa"/>
          </w:tcPr>
          <w:p w14:paraId="1A737943" w14:textId="57AC15EA" w:rsidR="00482AB7" w:rsidRPr="00522CE3" w:rsidRDefault="00482AB7" w:rsidP="00482AB7">
            <w:pPr>
              <w:pStyle w:val="TableCellBody"/>
            </w:pPr>
            <w:r w:rsidRPr="00522CE3">
              <w:t>Multi-Aquifer</w:t>
            </w:r>
            <w:r w:rsidR="00A14532">
              <w:t xml:space="preserve"> </w:t>
            </w:r>
            <w:r w:rsidRPr="00522CE3">
              <w:t>Well (MAW) Package</w:t>
            </w:r>
          </w:p>
        </w:tc>
        <w:tc>
          <w:tcPr>
            <w:tcW w:w="1440" w:type="dxa"/>
          </w:tcPr>
          <w:p w14:paraId="5AFFC805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21A94900" w14:textId="77777777" w:rsidR="00482AB7" w:rsidRDefault="00482AB7" w:rsidP="00482AB7">
            <w:pPr>
              <w:pStyle w:val="TableCellBody"/>
            </w:pPr>
          </w:p>
        </w:tc>
      </w:tr>
      <w:tr w:rsidR="00482AB7" w:rsidRPr="00877585" w14:paraId="40E12468" w14:textId="77777777" w:rsidTr="00482AB7">
        <w:trPr>
          <w:trHeight w:val="20"/>
        </w:trPr>
        <w:tc>
          <w:tcPr>
            <w:tcW w:w="4050" w:type="dxa"/>
          </w:tcPr>
          <w:p w14:paraId="347EAB11" w14:textId="77777777" w:rsidR="00482AB7" w:rsidRPr="00522CE3" w:rsidRDefault="00482AB7" w:rsidP="00482AB7">
            <w:pPr>
              <w:pStyle w:val="TableCellBody"/>
            </w:pPr>
            <w:r w:rsidRPr="00522CE3">
              <w:t>Streamflow Routing (SFR) Package</w:t>
            </w:r>
          </w:p>
        </w:tc>
        <w:tc>
          <w:tcPr>
            <w:tcW w:w="1440" w:type="dxa"/>
          </w:tcPr>
          <w:p w14:paraId="7A7577D3" w14:textId="77777777" w:rsidR="00482AB7" w:rsidRDefault="00482AB7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0782D2E4" w14:textId="77777777" w:rsidR="00482AB7" w:rsidRDefault="00482AB7" w:rsidP="00482AB7">
            <w:pPr>
              <w:pStyle w:val="TableCellBody"/>
            </w:pPr>
          </w:p>
        </w:tc>
      </w:tr>
      <w:tr w:rsidR="00BA50C3" w:rsidRPr="00877585" w14:paraId="58B666FD" w14:textId="77777777" w:rsidTr="00482AB7">
        <w:trPr>
          <w:trHeight w:val="20"/>
        </w:trPr>
        <w:tc>
          <w:tcPr>
            <w:tcW w:w="4050" w:type="dxa"/>
          </w:tcPr>
          <w:p w14:paraId="238E5C6F" w14:textId="6899DAE3" w:rsidR="00BA50C3" w:rsidRPr="00522CE3" w:rsidRDefault="00BA50C3" w:rsidP="00482AB7">
            <w:pPr>
              <w:pStyle w:val="TableCellBody"/>
            </w:pPr>
            <w:r>
              <w:t>SFR Cross Sections</w:t>
            </w:r>
          </w:p>
        </w:tc>
        <w:tc>
          <w:tcPr>
            <w:tcW w:w="1440" w:type="dxa"/>
          </w:tcPr>
          <w:p w14:paraId="277CE4A5" w14:textId="0D20AA37" w:rsidR="00BA50C3" w:rsidRPr="00EE6740" w:rsidRDefault="00BA50C3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7D5C4B01" w14:textId="5B833022" w:rsidR="00BA50C3" w:rsidRDefault="00C44AE8" w:rsidP="00482AB7">
            <w:pPr>
              <w:pStyle w:val="TableCellBody"/>
            </w:pPr>
            <w:proofErr w:type="spellStart"/>
            <w:r>
              <w:t>Rhk</w:t>
            </w:r>
            <w:proofErr w:type="spellEnd"/>
            <w:r>
              <w:t xml:space="preserve"> (</w:t>
            </w:r>
            <w:r w:rsidR="00B44D9A">
              <w:t xml:space="preserve">time-varying </w:t>
            </w:r>
            <w:r>
              <w:t xml:space="preserve">streambed hydraulic conductivity </w:t>
            </w:r>
            <w:r w:rsidR="00B44D9A">
              <w:t>not supported</w:t>
            </w:r>
          </w:p>
        </w:tc>
      </w:tr>
      <w:tr w:rsidR="00BA50C3" w:rsidRPr="00877585" w14:paraId="5771D930" w14:textId="77777777" w:rsidTr="00482AB7">
        <w:trPr>
          <w:trHeight w:val="20"/>
        </w:trPr>
        <w:tc>
          <w:tcPr>
            <w:tcW w:w="4050" w:type="dxa"/>
          </w:tcPr>
          <w:p w14:paraId="183E90BC" w14:textId="77777777" w:rsidR="00BA50C3" w:rsidRPr="00522CE3" w:rsidRDefault="00BA50C3" w:rsidP="00482AB7">
            <w:pPr>
              <w:pStyle w:val="TableCellBody"/>
            </w:pPr>
            <w:r w:rsidRPr="00522CE3">
              <w:t>Lake (LAK) Package</w:t>
            </w:r>
          </w:p>
        </w:tc>
        <w:tc>
          <w:tcPr>
            <w:tcW w:w="1440" w:type="dxa"/>
          </w:tcPr>
          <w:p w14:paraId="334345CD" w14:textId="77777777" w:rsidR="00BA50C3" w:rsidRDefault="00BA50C3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36D9AA95" w14:textId="77777777" w:rsidR="00BA50C3" w:rsidRDefault="00BA50C3" w:rsidP="00482AB7">
            <w:pPr>
              <w:pStyle w:val="TableCellBody"/>
            </w:pPr>
          </w:p>
        </w:tc>
      </w:tr>
      <w:tr w:rsidR="00BA50C3" w:rsidRPr="00877585" w14:paraId="37E63FFE" w14:textId="77777777" w:rsidTr="00482AB7">
        <w:trPr>
          <w:trHeight w:val="20"/>
        </w:trPr>
        <w:tc>
          <w:tcPr>
            <w:tcW w:w="4050" w:type="dxa"/>
          </w:tcPr>
          <w:p w14:paraId="45A5F615" w14:textId="77777777" w:rsidR="00BA50C3" w:rsidRPr="00522CE3" w:rsidRDefault="00BA50C3" w:rsidP="00482AB7">
            <w:pPr>
              <w:pStyle w:val="TableCellBody"/>
            </w:pPr>
            <w:r w:rsidRPr="00522CE3">
              <w:t>Unsaturated Zone Flow (UZF) Package</w:t>
            </w:r>
          </w:p>
        </w:tc>
        <w:tc>
          <w:tcPr>
            <w:tcW w:w="1440" w:type="dxa"/>
          </w:tcPr>
          <w:p w14:paraId="0ADE4FD6" w14:textId="392EBC60" w:rsidR="00BA50C3" w:rsidRDefault="00BA50C3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0DA96DCE" w14:textId="77777777" w:rsidR="00BA50C3" w:rsidRDefault="00BA50C3" w:rsidP="00482AB7">
            <w:pPr>
              <w:pStyle w:val="TableCellBody"/>
            </w:pPr>
          </w:p>
        </w:tc>
      </w:tr>
      <w:tr w:rsidR="00BA50C3" w:rsidRPr="00877585" w14:paraId="16130CDB" w14:textId="77777777" w:rsidTr="00482AB7">
        <w:trPr>
          <w:trHeight w:val="20"/>
        </w:trPr>
        <w:tc>
          <w:tcPr>
            <w:tcW w:w="4050" w:type="dxa"/>
          </w:tcPr>
          <w:p w14:paraId="1731CA0B" w14:textId="77777777" w:rsidR="00BA50C3" w:rsidRPr="00522CE3" w:rsidRDefault="00BA50C3" w:rsidP="00482AB7">
            <w:pPr>
              <w:pStyle w:val="TableCellBody"/>
            </w:pPr>
            <w:r w:rsidRPr="00522CE3">
              <w:t>Water Mover (MVR) Package</w:t>
            </w:r>
          </w:p>
        </w:tc>
        <w:tc>
          <w:tcPr>
            <w:tcW w:w="1440" w:type="dxa"/>
          </w:tcPr>
          <w:p w14:paraId="6C20C882" w14:textId="50FD71C9" w:rsidR="00BA50C3" w:rsidRDefault="00BA50C3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40B90C20" w14:textId="77777777" w:rsidR="00BA50C3" w:rsidRDefault="00BA50C3" w:rsidP="00482AB7">
            <w:pPr>
              <w:pStyle w:val="TableCellBody"/>
            </w:pPr>
          </w:p>
        </w:tc>
      </w:tr>
      <w:tr w:rsidR="00BA50C3" w:rsidRPr="00877585" w14:paraId="4D5221CF" w14:textId="77777777" w:rsidTr="00482AB7">
        <w:trPr>
          <w:trHeight w:val="20"/>
        </w:trPr>
        <w:tc>
          <w:tcPr>
            <w:tcW w:w="4050" w:type="dxa"/>
          </w:tcPr>
          <w:p w14:paraId="73E0F03E" w14:textId="77777777" w:rsidR="00BA50C3" w:rsidRPr="00522CE3" w:rsidRDefault="00BA50C3" w:rsidP="00482AB7">
            <w:pPr>
              <w:pStyle w:val="TableCellBody"/>
            </w:pPr>
            <w:r w:rsidRPr="00522CE3">
              <w:t>Ghost-Node Correction (GNC) Package</w:t>
            </w:r>
          </w:p>
        </w:tc>
        <w:tc>
          <w:tcPr>
            <w:tcW w:w="1440" w:type="dxa"/>
          </w:tcPr>
          <w:p w14:paraId="176D6DB1" w14:textId="77777777" w:rsidR="00BA50C3" w:rsidRDefault="00BA50C3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5C15D9D2" w14:textId="77777777" w:rsidR="00BA50C3" w:rsidRDefault="00BA50C3" w:rsidP="00482AB7">
            <w:pPr>
              <w:pStyle w:val="TableCellBody"/>
            </w:pPr>
            <w:r>
              <w:t>Only in DISV grids</w:t>
            </w:r>
          </w:p>
        </w:tc>
      </w:tr>
      <w:tr w:rsidR="00BA50C3" w:rsidRPr="00877585" w14:paraId="0428CC85" w14:textId="77777777" w:rsidTr="00482AB7">
        <w:trPr>
          <w:trHeight w:val="20"/>
        </w:trPr>
        <w:tc>
          <w:tcPr>
            <w:tcW w:w="4050" w:type="dxa"/>
          </w:tcPr>
          <w:p w14:paraId="62E7D7D7" w14:textId="77777777" w:rsidR="00BA50C3" w:rsidRPr="00522CE3" w:rsidRDefault="00BA50C3" w:rsidP="00482AB7">
            <w:pPr>
              <w:pStyle w:val="TableCellBody"/>
            </w:pPr>
            <w:r w:rsidRPr="00522CE3">
              <w:t>Groundwater Flow (GWF) Exchange</w:t>
            </w:r>
          </w:p>
        </w:tc>
        <w:tc>
          <w:tcPr>
            <w:tcW w:w="1440" w:type="dxa"/>
          </w:tcPr>
          <w:p w14:paraId="7350448B" w14:textId="77777777" w:rsidR="00BA50C3" w:rsidRDefault="00BA50C3" w:rsidP="00482AB7">
            <w:pPr>
              <w:pStyle w:val="TableCellBody"/>
            </w:pPr>
            <w:r>
              <w:t xml:space="preserve">not </w:t>
            </w: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696288D9" w14:textId="77777777" w:rsidR="00BA50C3" w:rsidRDefault="00BA50C3" w:rsidP="00482AB7">
            <w:pPr>
              <w:pStyle w:val="TableCellBody"/>
            </w:pPr>
          </w:p>
        </w:tc>
      </w:tr>
      <w:tr w:rsidR="00BA50C3" w:rsidRPr="00877585" w14:paraId="3E0F53E7" w14:textId="77777777" w:rsidTr="00482AB7">
        <w:trPr>
          <w:trHeight w:val="20"/>
        </w:trPr>
        <w:tc>
          <w:tcPr>
            <w:tcW w:w="4050" w:type="dxa"/>
          </w:tcPr>
          <w:p w14:paraId="2C3ABC12" w14:textId="77777777" w:rsidR="00BA50C3" w:rsidRPr="00522CE3" w:rsidRDefault="00BA50C3" w:rsidP="00482AB7">
            <w:pPr>
              <w:pStyle w:val="TableCellBody"/>
            </w:pPr>
            <w:r w:rsidRPr="00522CE3">
              <w:t>Iterative Model Solution</w:t>
            </w:r>
          </w:p>
        </w:tc>
        <w:tc>
          <w:tcPr>
            <w:tcW w:w="1440" w:type="dxa"/>
          </w:tcPr>
          <w:p w14:paraId="644DC964" w14:textId="77777777" w:rsidR="00BA50C3" w:rsidRDefault="00BA50C3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1733ECC7" w14:textId="77777777" w:rsidR="00BA50C3" w:rsidRDefault="00BA50C3" w:rsidP="00482AB7">
            <w:pPr>
              <w:pStyle w:val="TableCellBody"/>
            </w:pPr>
          </w:p>
        </w:tc>
      </w:tr>
      <w:tr w:rsidR="00BA50C3" w:rsidRPr="00877585" w14:paraId="456DBAC6" w14:textId="77777777" w:rsidTr="00482AB7">
        <w:trPr>
          <w:trHeight w:val="20"/>
        </w:trPr>
        <w:tc>
          <w:tcPr>
            <w:tcW w:w="4050" w:type="dxa"/>
          </w:tcPr>
          <w:p w14:paraId="6D1294F0" w14:textId="77777777" w:rsidR="00BA50C3" w:rsidRPr="0006595A" w:rsidRDefault="00BA50C3" w:rsidP="00482AB7">
            <w:pPr>
              <w:pStyle w:val="TableCellBody"/>
            </w:pPr>
            <w:r w:rsidRPr="0006595A">
              <w:t>Observation (OBS) Utility</w:t>
            </w:r>
          </w:p>
        </w:tc>
        <w:tc>
          <w:tcPr>
            <w:tcW w:w="1440" w:type="dxa"/>
          </w:tcPr>
          <w:p w14:paraId="7CE8BB16" w14:textId="77777777" w:rsidR="00BA50C3" w:rsidRDefault="00BA50C3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075E3D99" w14:textId="77777777" w:rsidR="00BA50C3" w:rsidRDefault="00BA50C3" w:rsidP="00482AB7">
            <w:pPr>
              <w:pStyle w:val="TableCellBody"/>
            </w:pPr>
          </w:p>
        </w:tc>
      </w:tr>
      <w:tr w:rsidR="00BA50C3" w:rsidRPr="00877585" w14:paraId="6476AEAB" w14:textId="77777777" w:rsidTr="00482AB7">
        <w:trPr>
          <w:trHeight w:val="20"/>
        </w:trPr>
        <w:tc>
          <w:tcPr>
            <w:tcW w:w="4050" w:type="dxa"/>
          </w:tcPr>
          <w:p w14:paraId="1DA30D82" w14:textId="77777777" w:rsidR="00BA50C3" w:rsidRPr="0006595A" w:rsidRDefault="00BA50C3" w:rsidP="00482AB7">
            <w:pPr>
              <w:pStyle w:val="TableCellBody"/>
            </w:pPr>
            <w:r w:rsidRPr="0006595A">
              <w:t>Time-Variable Input</w:t>
            </w:r>
          </w:p>
        </w:tc>
        <w:tc>
          <w:tcPr>
            <w:tcW w:w="1440" w:type="dxa"/>
          </w:tcPr>
          <w:p w14:paraId="1349E3F5" w14:textId="26030DBA" w:rsidR="00BA50C3" w:rsidRDefault="00BA50C3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14BAFC88" w14:textId="5E326D03" w:rsidR="00BA50C3" w:rsidRDefault="00BA50C3" w:rsidP="00482AB7">
            <w:pPr>
              <w:pStyle w:val="TableCellBody"/>
            </w:pPr>
          </w:p>
        </w:tc>
      </w:tr>
      <w:tr w:rsidR="00BA50C3" w:rsidRPr="00877585" w14:paraId="60C3611A" w14:textId="77777777" w:rsidTr="00482AB7">
        <w:trPr>
          <w:trHeight w:val="20"/>
        </w:trPr>
        <w:tc>
          <w:tcPr>
            <w:tcW w:w="4050" w:type="dxa"/>
          </w:tcPr>
          <w:p w14:paraId="3817B7FA" w14:textId="77777777" w:rsidR="00BA50C3" w:rsidRPr="0006595A" w:rsidRDefault="00BA50C3" w:rsidP="00482AB7">
            <w:pPr>
              <w:pStyle w:val="TableCellBody"/>
            </w:pPr>
            <w:r w:rsidRPr="0006595A">
              <w:t>Multiple Flow Models in One Simulation</w:t>
            </w:r>
          </w:p>
        </w:tc>
        <w:tc>
          <w:tcPr>
            <w:tcW w:w="1440" w:type="dxa"/>
          </w:tcPr>
          <w:p w14:paraId="00F9D435" w14:textId="77777777" w:rsidR="00BA50C3" w:rsidRDefault="00BA50C3" w:rsidP="00482AB7">
            <w:pPr>
              <w:pStyle w:val="TableCellBody"/>
            </w:pPr>
            <w:r>
              <w:t xml:space="preserve">not </w:t>
            </w: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0B4E9554" w14:textId="77777777" w:rsidR="00BA50C3" w:rsidRDefault="00BA50C3" w:rsidP="00482AB7">
            <w:pPr>
              <w:pStyle w:val="TableCellBody"/>
            </w:pPr>
          </w:p>
        </w:tc>
      </w:tr>
      <w:tr w:rsidR="00BA50C3" w:rsidRPr="00877585" w14:paraId="06DAAF8A" w14:textId="77777777" w:rsidTr="00482AB7">
        <w:trPr>
          <w:trHeight w:val="20"/>
        </w:trPr>
        <w:tc>
          <w:tcPr>
            <w:tcW w:w="4050" w:type="dxa"/>
          </w:tcPr>
          <w:p w14:paraId="42710085" w14:textId="77777777" w:rsidR="00BA50C3" w:rsidRDefault="00BA50C3" w:rsidP="00482AB7">
            <w:pPr>
              <w:pStyle w:val="TableCellBody"/>
            </w:pPr>
            <w:r w:rsidRPr="0006595A">
              <w:t>Multiple Stress Packages of the Same Type</w:t>
            </w:r>
          </w:p>
        </w:tc>
        <w:tc>
          <w:tcPr>
            <w:tcW w:w="1440" w:type="dxa"/>
          </w:tcPr>
          <w:p w14:paraId="042DB6DA" w14:textId="77777777" w:rsidR="00BA50C3" w:rsidRDefault="00BA50C3" w:rsidP="00482AB7">
            <w:pPr>
              <w:pStyle w:val="TableCellBody"/>
            </w:pPr>
            <w:r>
              <w:t xml:space="preserve">not </w:t>
            </w: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68CC7613" w14:textId="77777777" w:rsidR="00BA50C3" w:rsidRDefault="00BA50C3" w:rsidP="00482AB7">
            <w:pPr>
              <w:pStyle w:val="TableCellBody"/>
            </w:pPr>
          </w:p>
        </w:tc>
      </w:tr>
      <w:tr w:rsidR="00BA50C3" w:rsidRPr="00877585" w14:paraId="3292D24B" w14:textId="77777777" w:rsidTr="00482AB7">
        <w:trPr>
          <w:trHeight w:val="20"/>
        </w:trPr>
        <w:tc>
          <w:tcPr>
            <w:tcW w:w="4050" w:type="dxa"/>
          </w:tcPr>
          <w:p w14:paraId="2AA18787" w14:textId="06501637" w:rsidR="00BA50C3" w:rsidRPr="0006595A" w:rsidRDefault="00BA50C3" w:rsidP="00482AB7">
            <w:pPr>
              <w:pStyle w:val="TableCellBody"/>
            </w:pPr>
            <w:r>
              <w:t xml:space="preserve">Groundwater </w:t>
            </w:r>
            <w:r w:rsidR="00176782">
              <w:t xml:space="preserve">(Solute) </w:t>
            </w:r>
            <w:r>
              <w:t>Transport</w:t>
            </w:r>
          </w:p>
        </w:tc>
        <w:tc>
          <w:tcPr>
            <w:tcW w:w="1440" w:type="dxa"/>
          </w:tcPr>
          <w:p w14:paraId="11D90C07" w14:textId="4F2C536C" w:rsidR="00BA50C3" w:rsidRDefault="00BA50C3" w:rsidP="00482AB7">
            <w:pPr>
              <w:pStyle w:val="TableCellBody"/>
            </w:pPr>
            <w:r>
              <w:t>supported</w:t>
            </w:r>
          </w:p>
        </w:tc>
        <w:tc>
          <w:tcPr>
            <w:tcW w:w="3870" w:type="dxa"/>
            <w:vAlign w:val="center"/>
          </w:tcPr>
          <w:p w14:paraId="4EAF350B" w14:textId="77777777" w:rsidR="00BA50C3" w:rsidRDefault="00BA50C3" w:rsidP="00482AB7">
            <w:pPr>
              <w:pStyle w:val="TableCellBody"/>
            </w:pPr>
          </w:p>
        </w:tc>
      </w:tr>
      <w:tr w:rsidR="00BA50C3" w:rsidRPr="00877585" w14:paraId="3504A7F1" w14:textId="77777777" w:rsidTr="00482AB7">
        <w:trPr>
          <w:trHeight w:val="20"/>
        </w:trPr>
        <w:tc>
          <w:tcPr>
            <w:tcW w:w="4050" w:type="dxa"/>
          </w:tcPr>
          <w:p w14:paraId="15E6A123" w14:textId="0EAB870B" w:rsidR="00BA50C3" w:rsidRDefault="00BA50C3" w:rsidP="00482AB7">
            <w:pPr>
              <w:pStyle w:val="TableCellBody"/>
            </w:pPr>
            <w:r>
              <w:t>Time-varying Hydraulic Conductivity Package</w:t>
            </w:r>
          </w:p>
        </w:tc>
        <w:tc>
          <w:tcPr>
            <w:tcW w:w="1440" w:type="dxa"/>
          </w:tcPr>
          <w:p w14:paraId="4BC06C0B" w14:textId="4F8D0121" w:rsidR="00BA50C3" w:rsidRDefault="00BA50C3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2FFDC1E8" w14:textId="77777777" w:rsidR="00BA50C3" w:rsidRDefault="00BA50C3" w:rsidP="00482AB7">
            <w:pPr>
              <w:pStyle w:val="TableCellBody"/>
            </w:pPr>
          </w:p>
        </w:tc>
      </w:tr>
      <w:tr w:rsidR="00BA50C3" w:rsidRPr="00877585" w14:paraId="39141EE1" w14:textId="77777777" w:rsidTr="00482AB7">
        <w:trPr>
          <w:trHeight w:val="20"/>
        </w:trPr>
        <w:tc>
          <w:tcPr>
            <w:tcW w:w="4050" w:type="dxa"/>
          </w:tcPr>
          <w:p w14:paraId="13F70CBC" w14:textId="53F1787A" w:rsidR="00BA50C3" w:rsidRDefault="00BA50C3" w:rsidP="00482AB7">
            <w:pPr>
              <w:pStyle w:val="TableCellBody"/>
            </w:pPr>
            <w:r>
              <w:t>Time-Varying Storage Package</w:t>
            </w:r>
          </w:p>
        </w:tc>
        <w:tc>
          <w:tcPr>
            <w:tcW w:w="1440" w:type="dxa"/>
          </w:tcPr>
          <w:p w14:paraId="07B0369B" w14:textId="6F711E2F" w:rsidR="00BA50C3" w:rsidRDefault="00BA50C3" w:rsidP="00482AB7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0E2B9587" w14:textId="77777777" w:rsidR="00BA50C3" w:rsidRDefault="00BA50C3" w:rsidP="00482AB7">
            <w:pPr>
              <w:pStyle w:val="TableCellBody"/>
            </w:pPr>
          </w:p>
        </w:tc>
      </w:tr>
      <w:tr w:rsidR="00BA50C3" w:rsidRPr="00877585" w14:paraId="4A029AFE" w14:textId="77777777" w:rsidTr="00482AB7">
        <w:trPr>
          <w:trHeight w:val="20"/>
        </w:trPr>
        <w:tc>
          <w:tcPr>
            <w:tcW w:w="4050" w:type="dxa"/>
          </w:tcPr>
          <w:p w14:paraId="3BA072D3" w14:textId="6100E0FB" w:rsidR="00BA50C3" w:rsidRDefault="00BA50C3" w:rsidP="00482AB7">
            <w:pPr>
              <w:pStyle w:val="TableCellBody"/>
            </w:pPr>
            <w:r>
              <w:t>Buoyancy Package</w:t>
            </w:r>
          </w:p>
        </w:tc>
        <w:tc>
          <w:tcPr>
            <w:tcW w:w="1440" w:type="dxa"/>
          </w:tcPr>
          <w:p w14:paraId="1561E5CB" w14:textId="619FF10D" w:rsidR="00490714" w:rsidRDefault="00BA50C3" w:rsidP="00490714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67B947C1" w14:textId="77777777" w:rsidR="00BA50C3" w:rsidRDefault="00BA50C3" w:rsidP="00482AB7">
            <w:pPr>
              <w:pStyle w:val="TableCellBody"/>
            </w:pPr>
          </w:p>
        </w:tc>
      </w:tr>
      <w:tr w:rsidR="00490714" w:rsidRPr="00877585" w14:paraId="17AC6CD0" w14:textId="77777777" w:rsidTr="00482AB7">
        <w:trPr>
          <w:trHeight w:val="20"/>
        </w:trPr>
        <w:tc>
          <w:tcPr>
            <w:tcW w:w="4050" w:type="dxa"/>
          </w:tcPr>
          <w:p w14:paraId="00FF0CF4" w14:textId="0D43D6B0" w:rsidR="00490714" w:rsidRDefault="00490714" w:rsidP="00482AB7">
            <w:pPr>
              <w:pStyle w:val="TableCellBody"/>
            </w:pPr>
            <w:r>
              <w:t>Viscosity Package</w:t>
            </w:r>
          </w:p>
        </w:tc>
        <w:tc>
          <w:tcPr>
            <w:tcW w:w="1440" w:type="dxa"/>
          </w:tcPr>
          <w:p w14:paraId="53A08D3C" w14:textId="77A83219" w:rsidR="00490714" w:rsidDel="00490714" w:rsidRDefault="00490714" w:rsidP="00490714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51572828" w14:textId="77777777" w:rsidR="00490714" w:rsidRDefault="00490714" w:rsidP="00482AB7">
            <w:pPr>
              <w:pStyle w:val="TableCellBody"/>
            </w:pPr>
          </w:p>
        </w:tc>
      </w:tr>
      <w:tr w:rsidR="00C44AE8" w:rsidRPr="00877585" w14:paraId="2162DB62" w14:textId="77777777" w:rsidTr="00482AB7">
        <w:trPr>
          <w:trHeight w:val="20"/>
        </w:trPr>
        <w:tc>
          <w:tcPr>
            <w:tcW w:w="4050" w:type="dxa"/>
          </w:tcPr>
          <w:p w14:paraId="17DA5DB3" w14:textId="2A12B88A" w:rsidR="00C44AE8" w:rsidRDefault="00C44AE8" w:rsidP="00482AB7">
            <w:pPr>
              <w:pStyle w:val="TableCellBody"/>
            </w:pPr>
            <w:r w:rsidRPr="00C44AE8">
              <w:t>Groundwater Energy Transport (GWE)</w:t>
            </w:r>
          </w:p>
        </w:tc>
        <w:tc>
          <w:tcPr>
            <w:tcW w:w="1440" w:type="dxa"/>
          </w:tcPr>
          <w:p w14:paraId="2F495426" w14:textId="5A5BAF35" w:rsidR="00C44AE8" w:rsidRPr="00EE6740" w:rsidRDefault="00C44AE8" w:rsidP="00490714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2B2E1185" w14:textId="77777777" w:rsidR="00C44AE8" w:rsidRDefault="00C44AE8" w:rsidP="00482AB7">
            <w:pPr>
              <w:pStyle w:val="TableCellBody"/>
            </w:pPr>
          </w:p>
        </w:tc>
      </w:tr>
      <w:tr w:rsidR="00C44AE8" w:rsidRPr="00877585" w14:paraId="4B8190C2" w14:textId="77777777" w:rsidTr="00482AB7">
        <w:trPr>
          <w:trHeight w:val="20"/>
        </w:trPr>
        <w:tc>
          <w:tcPr>
            <w:tcW w:w="4050" w:type="dxa"/>
          </w:tcPr>
          <w:p w14:paraId="7C474B65" w14:textId="086B3BB3" w:rsidR="00C44AE8" w:rsidRDefault="00C44AE8" w:rsidP="00C44AE8">
            <w:pPr>
              <w:pStyle w:val="TableCellBody"/>
            </w:pPr>
            <w:r w:rsidRPr="00C44AE8">
              <w:t>Particle Tracking (PRT)</w:t>
            </w:r>
          </w:p>
        </w:tc>
        <w:tc>
          <w:tcPr>
            <w:tcW w:w="1440" w:type="dxa"/>
          </w:tcPr>
          <w:p w14:paraId="56246A0F" w14:textId="2D24BEF5" w:rsidR="00C44AE8" w:rsidRPr="00EE6740" w:rsidRDefault="00C44AE8" w:rsidP="00C44AE8">
            <w:pPr>
              <w:pStyle w:val="TableCellBody"/>
            </w:pPr>
            <w:del w:id="0" w:author="Richard Winston" w:date="2026-09-20T13:12:00Z" w16du:dateUtc="2026-09-20T17:12:00Z">
              <w:r w:rsidDel="00237BDA">
                <w:delText xml:space="preserve">not </w:delText>
              </w:r>
            </w:del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4E05B1C4" w14:textId="77777777" w:rsidR="00C44AE8" w:rsidRDefault="00C44AE8" w:rsidP="00C44AE8">
            <w:pPr>
              <w:pStyle w:val="TableCellBody"/>
            </w:pPr>
          </w:p>
        </w:tc>
      </w:tr>
      <w:tr w:rsidR="00B44D9A" w:rsidRPr="00877585" w14:paraId="694055FA" w14:textId="77777777" w:rsidTr="00482AB7">
        <w:trPr>
          <w:trHeight w:val="20"/>
        </w:trPr>
        <w:tc>
          <w:tcPr>
            <w:tcW w:w="4050" w:type="dxa"/>
          </w:tcPr>
          <w:p w14:paraId="437278E6" w14:textId="3793C88D" w:rsidR="00B44D9A" w:rsidRPr="00C44AE8" w:rsidRDefault="00B44D9A" w:rsidP="00C44AE8">
            <w:pPr>
              <w:pStyle w:val="TableCellBody"/>
            </w:pPr>
            <w:r w:rsidRPr="00B44D9A">
              <w:t>AUXMULTNAME</w:t>
            </w:r>
          </w:p>
        </w:tc>
        <w:tc>
          <w:tcPr>
            <w:tcW w:w="1440" w:type="dxa"/>
          </w:tcPr>
          <w:p w14:paraId="1994F89B" w14:textId="2EDD7D74" w:rsidR="00B44D9A" w:rsidRDefault="00B44D9A" w:rsidP="00C44AE8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03121F1D" w14:textId="77777777" w:rsidR="00B44D9A" w:rsidRDefault="00B44D9A" w:rsidP="00C44AE8">
            <w:pPr>
              <w:pStyle w:val="TableCellBody"/>
            </w:pPr>
          </w:p>
        </w:tc>
      </w:tr>
      <w:tr w:rsidR="00176782" w:rsidRPr="00877585" w14:paraId="1AC38BD2" w14:textId="77777777" w:rsidTr="00482AB7">
        <w:trPr>
          <w:trHeight w:val="20"/>
        </w:trPr>
        <w:tc>
          <w:tcPr>
            <w:tcW w:w="4050" w:type="dxa"/>
          </w:tcPr>
          <w:p w14:paraId="2384F6FB" w14:textId="2F87DD0E" w:rsidR="00176782" w:rsidRPr="00B44D9A" w:rsidRDefault="00176782" w:rsidP="00C44AE8">
            <w:pPr>
              <w:pStyle w:val="TableCellBody"/>
            </w:pPr>
            <w:r>
              <w:t>Initial Conditions (IC) for Groundwater (Solute) Transport GWT</w:t>
            </w:r>
          </w:p>
        </w:tc>
        <w:tc>
          <w:tcPr>
            <w:tcW w:w="1440" w:type="dxa"/>
          </w:tcPr>
          <w:p w14:paraId="3F03B4A7" w14:textId="22BFEEE7" w:rsidR="00176782" w:rsidRPr="00EE6740" w:rsidRDefault="001F1068" w:rsidP="00C44AE8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0C3650B9" w14:textId="77777777" w:rsidR="00176782" w:rsidRDefault="00176782" w:rsidP="00C44AE8">
            <w:pPr>
              <w:pStyle w:val="TableCellBody"/>
            </w:pPr>
          </w:p>
        </w:tc>
      </w:tr>
      <w:tr w:rsidR="00176782" w:rsidRPr="00877585" w14:paraId="49FE9539" w14:textId="77777777" w:rsidTr="00482AB7">
        <w:trPr>
          <w:trHeight w:val="20"/>
        </w:trPr>
        <w:tc>
          <w:tcPr>
            <w:tcW w:w="4050" w:type="dxa"/>
          </w:tcPr>
          <w:p w14:paraId="78D839FB" w14:textId="65914737" w:rsidR="00176782" w:rsidRDefault="00176782" w:rsidP="00C44AE8">
            <w:pPr>
              <w:pStyle w:val="TableCellBody"/>
            </w:pPr>
            <w:r>
              <w:t>Output Control (OC) Option for GWT</w:t>
            </w:r>
          </w:p>
        </w:tc>
        <w:tc>
          <w:tcPr>
            <w:tcW w:w="1440" w:type="dxa"/>
          </w:tcPr>
          <w:p w14:paraId="1A355131" w14:textId="48E6C967" w:rsidR="00176782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0A7873C9" w14:textId="77777777" w:rsidR="00176782" w:rsidRDefault="00176782" w:rsidP="00C44AE8">
            <w:pPr>
              <w:pStyle w:val="TableCellBody"/>
            </w:pPr>
          </w:p>
        </w:tc>
      </w:tr>
      <w:tr w:rsidR="00176782" w:rsidRPr="00877585" w14:paraId="3EE65A9A" w14:textId="77777777" w:rsidTr="00482AB7">
        <w:trPr>
          <w:trHeight w:val="20"/>
        </w:trPr>
        <w:tc>
          <w:tcPr>
            <w:tcW w:w="4050" w:type="dxa"/>
          </w:tcPr>
          <w:p w14:paraId="70DDDDC1" w14:textId="795EF04F" w:rsidR="00176782" w:rsidRDefault="00176782" w:rsidP="00C44AE8">
            <w:pPr>
              <w:pStyle w:val="TableCellBody"/>
            </w:pPr>
            <w:r>
              <w:t>Observation (OBS) Utility for GWT</w:t>
            </w:r>
          </w:p>
        </w:tc>
        <w:tc>
          <w:tcPr>
            <w:tcW w:w="1440" w:type="dxa"/>
          </w:tcPr>
          <w:p w14:paraId="0A912369" w14:textId="1327D6DD" w:rsidR="00176782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7D083501" w14:textId="77777777" w:rsidR="00176782" w:rsidRDefault="00176782" w:rsidP="00C44AE8">
            <w:pPr>
              <w:pStyle w:val="TableCellBody"/>
            </w:pPr>
          </w:p>
        </w:tc>
      </w:tr>
      <w:tr w:rsidR="00176782" w:rsidRPr="00877585" w14:paraId="3D58A46A" w14:textId="77777777" w:rsidTr="00482AB7">
        <w:trPr>
          <w:trHeight w:val="20"/>
        </w:trPr>
        <w:tc>
          <w:tcPr>
            <w:tcW w:w="4050" w:type="dxa"/>
          </w:tcPr>
          <w:p w14:paraId="6E8B4C55" w14:textId="4E3FA415" w:rsidR="00176782" w:rsidRDefault="00176782" w:rsidP="00C44AE8">
            <w:pPr>
              <w:pStyle w:val="TableCellBody"/>
            </w:pPr>
            <w:r>
              <w:t>Advection (ADV) Package for GWT</w:t>
            </w:r>
          </w:p>
        </w:tc>
        <w:tc>
          <w:tcPr>
            <w:tcW w:w="1440" w:type="dxa"/>
          </w:tcPr>
          <w:p w14:paraId="70FC599A" w14:textId="365913BB" w:rsidR="00176782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1C066B8C" w14:textId="77777777" w:rsidR="00176782" w:rsidRDefault="00176782" w:rsidP="00C44AE8">
            <w:pPr>
              <w:pStyle w:val="TableCellBody"/>
            </w:pPr>
          </w:p>
        </w:tc>
      </w:tr>
      <w:tr w:rsidR="00176782" w:rsidRPr="00877585" w14:paraId="27CC5B53" w14:textId="77777777" w:rsidTr="00482AB7">
        <w:trPr>
          <w:trHeight w:val="20"/>
        </w:trPr>
        <w:tc>
          <w:tcPr>
            <w:tcW w:w="4050" w:type="dxa"/>
          </w:tcPr>
          <w:p w14:paraId="48300972" w14:textId="6B95BB55" w:rsidR="00176782" w:rsidRDefault="00176782" w:rsidP="00C44AE8">
            <w:pPr>
              <w:pStyle w:val="TableCellBody"/>
            </w:pPr>
            <w:r>
              <w:t>Dispersion (DSP Package for GWT</w:t>
            </w:r>
          </w:p>
        </w:tc>
        <w:tc>
          <w:tcPr>
            <w:tcW w:w="1440" w:type="dxa"/>
          </w:tcPr>
          <w:p w14:paraId="75E745C9" w14:textId="79F9727B" w:rsidR="00176782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446D1506" w14:textId="77777777" w:rsidR="00176782" w:rsidRDefault="00176782" w:rsidP="00C44AE8">
            <w:pPr>
              <w:pStyle w:val="TableCellBody"/>
            </w:pPr>
          </w:p>
        </w:tc>
      </w:tr>
      <w:tr w:rsidR="00176782" w:rsidRPr="00877585" w14:paraId="5ED0E5FF" w14:textId="77777777" w:rsidTr="00482AB7">
        <w:trPr>
          <w:trHeight w:val="20"/>
        </w:trPr>
        <w:tc>
          <w:tcPr>
            <w:tcW w:w="4050" w:type="dxa"/>
          </w:tcPr>
          <w:p w14:paraId="5FB3FC15" w14:textId="03B98D17" w:rsidR="00176782" w:rsidRDefault="00176782" w:rsidP="00C44AE8">
            <w:pPr>
              <w:pStyle w:val="TableCellBody"/>
            </w:pPr>
            <w:r>
              <w:t>Source and Sink Mixing (SSM) Package for GWT</w:t>
            </w:r>
          </w:p>
        </w:tc>
        <w:tc>
          <w:tcPr>
            <w:tcW w:w="1440" w:type="dxa"/>
          </w:tcPr>
          <w:p w14:paraId="16DAA851" w14:textId="20684D12" w:rsidR="00176782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5D77FA79" w14:textId="77777777" w:rsidR="00176782" w:rsidRDefault="00176782" w:rsidP="00C44AE8">
            <w:pPr>
              <w:pStyle w:val="TableCellBody"/>
            </w:pPr>
          </w:p>
        </w:tc>
      </w:tr>
      <w:tr w:rsidR="00176782" w:rsidRPr="00877585" w14:paraId="5EC236B1" w14:textId="77777777" w:rsidTr="00482AB7">
        <w:trPr>
          <w:trHeight w:val="20"/>
        </w:trPr>
        <w:tc>
          <w:tcPr>
            <w:tcW w:w="4050" w:type="dxa"/>
          </w:tcPr>
          <w:p w14:paraId="2C09D47A" w14:textId="53E09063" w:rsidR="00176782" w:rsidRDefault="001F1068" w:rsidP="00237BDA">
            <w:pPr>
              <w:pStyle w:val="TableCellBody"/>
              <w:keepNext/>
              <w:ind w:left="187" w:hanging="187"/>
            </w:pPr>
            <w:r>
              <w:lastRenderedPageBreak/>
              <w:t xml:space="preserve">Mobile Storage and Transfer (MST) Package </w:t>
            </w:r>
            <w:r w:rsidR="00176782">
              <w:t>for GWT</w:t>
            </w:r>
          </w:p>
        </w:tc>
        <w:tc>
          <w:tcPr>
            <w:tcW w:w="1440" w:type="dxa"/>
          </w:tcPr>
          <w:p w14:paraId="10290D10" w14:textId="2B046A34" w:rsidR="00176782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11E6CFE5" w14:textId="77777777" w:rsidR="00176782" w:rsidRDefault="00176782" w:rsidP="00C44AE8">
            <w:pPr>
              <w:pStyle w:val="TableCellBody"/>
            </w:pPr>
          </w:p>
        </w:tc>
      </w:tr>
      <w:tr w:rsidR="00176782" w:rsidRPr="00877585" w14:paraId="3CBCB859" w14:textId="77777777" w:rsidTr="00482AB7">
        <w:trPr>
          <w:trHeight w:val="20"/>
        </w:trPr>
        <w:tc>
          <w:tcPr>
            <w:tcW w:w="4050" w:type="dxa"/>
          </w:tcPr>
          <w:p w14:paraId="651683FF" w14:textId="0BF2DF0B" w:rsidR="00176782" w:rsidRDefault="001F1068" w:rsidP="00C44AE8">
            <w:pPr>
              <w:pStyle w:val="TableCellBody"/>
            </w:pPr>
            <w:r>
              <w:t xml:space="preserve">Immobile Storage and Transfer (IST) Package </w:t>
            </w:r>
            <w:r w:rsidR="00176782">
              <w:t>for GWT</w:t>
            </w:r>
          </w:p>
        </w:tc>
        <w:tc>
          <w:tcPr>
            <w:tcW w:w="1440" w:type="dxa"/>
          </w:tcPr>
          <w:p w14:paraId="2BD2BFAE" w14:textId="27549F95" w:rsidR="00176782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4F103B38" w14:textId="77777777" w:rsidR="00176782" w:rsidRDefault="00176782" w:rsidP="00C44AE8">
            <w:pPr>
              <w:pStyle w:val="TableCellBody"/>
            </w:pPr>
          </w:p>
        </w:tc>
      </w:tr>
      <w:tr w:rsidR="00176782" w:rsidRPr="00877585" w14:paraId="6EC08BA2" w14:textId="77777777" w:rsidTr="00482AB7">
        <w:trPr>
          <w:trHeight w:val="20"/>
        </w:trPr>
        <w:tc>
          <w:tcPr>
            <w:tcW w:w="4050" w:type="dxa"/>
          </w:tcPr>
          <w:p w14:paraId="7CA32C78" w14:textId="1BE19ACE" w:rsidR="00176782" w:rsidRDefault="001F1068" w:rsidP="00C44AE8">
            <w:pPr>
              <w:pStyle w:val="TableCellBody"/>
            </w:pPr>
            <w:r>
              <w:t xml:space="preserve">Constant Concentration (CNC) Package </w:t>
            </w:r>
            <w:r w:rsidR="00176782">
              <w:t>for GWT</w:t>
            </w:r>
          </w:p>
        </w:tc>
        <w:tc>
          <w:tcPr>
            <w:tcW w:w="1440" w:type="dxa"/>
          </w:tcPr>
          <w:p w14:paraId="1AEDE358" w14:textId="42E8D097" w:rsidR="00176782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3337623D" w14:textId="77777777" w:rsidR="00176782" w:rsidRDefault="00176782" w:rsidP="00C44AE8">
            <w:pPr>
              <w:pStyle w:val="TableCellBody"/>
            </w:pPr>
          </w:p>
        </w:tc>
      </w:tr>
      <w:tr w:rsidR="00176782" w:rsidRPr="00877585" w14:paraId="27C7812D" w14:textId="77777777" w:rsidTr="00482AB7">
        <w:trPr>
          <w:trHeight w:val="20"/>
        </w:trPr>
        <w:tc>
          <w:tcPr>
            <w:tcW w:w="4050" w:type="dxa"/>
          </w:tcPr>
          <w:p w14:paraId="27F5BC07" w14:textId="5F5D857D" w:rsidR="00176782" w:rsidRDefault="001F1068" w:rsidP="00C44AE8">
            <w:pPr>
              <w:pStyle w:val="TableCellBody"/>
            </w:pPr>
            <w:r>
              <w:t xml:space="preserve">Mass Source Loading (SRC) Package </w:t>
            </w:r>
            <w:r w:rsidR="00176782">
              <w:t>for GWT</w:t>
            </w:r>
          </w:p>
        </w:tc>
        <w:tc>
          <w:tcPr>
            <w:tcW w:w="1440" w:type="dxa"/>
          </w:tcPr>
          <w:p w14:paraId="193B1A42" w14:textId="52A89F9E" w:rsidR="00176782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0B6B206C" w14:textId="77777777" w:rsidR="00176782" w:rsidRDefault="00176782" w:rsidP="00C44AE8">
            <w:pPr>
              <w:pStyle w:val="TableCellBody"/>
            </w:pPr>
          </w:p>
        </w:tc>
      </w:tr>
      <w:tr w:rsidR="00176782" w:rsidRPr="00877585" w14:paraId="655C598E" w14:textId="77777777" w:rsidTr="00482AB7">
        <w:trPr>
          <w:trHeight w:val="20"/>
        </w:trPr>
        <w:tc>
          <w:tcPr>
            <w:tcW w:w="4050" w:type="dxa"/>
          </w:tcPr>
          <w:p w14:paraId="185C3108" w14:textId="06912575" w:rsidR="00176782" w:rsidRDefault="001F1068" w:rsidP="00C44AE8">
            <w:pPr>
              <w:pStyle w:val="TableCellBody"/>
            </w:pPr>
            <w:r>
              <w:t xml:space="preserve">Streamflow Transport (SFT) Package </w:t>
            </w:r>
            <w:r w:rsidR="00176782">
              <w:t>for GWT</w:t>
            </w:r>
          </w:p>
        </w:tc>
        <w:tc>
          <w:tcPr>
            <w:tcW w:w="1440" w:type="dxa"/>
          </w:tcPr>
          <w:p w14:paraId="23D1BB1A" w14:textId="54066013" w:rsidR="00176782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40039AF4" w14:textId="77777777" w:rsidR="00176782" w:rsidRDefault="00176782" w:rsidP="00C44AE8">
            <w:pPr>
              <w:pStyle w:val="TableCellBody"/>
            </w:pPr>
          </w:p>
        </w:tc>
      </w:tr>
      <w:tr w:rsidR="001F1068" w:rsidRPr="00877585" w14:paraId="3B663F9E" w14:textId="77777777" w:rsidTr="00482AB7">
        <w:trPr>
          <w:trHeight w:val="20"/>
        </w:trPr>
        <w:tc>
          <w:tcPr>
            <w:tcW w:w="4050" w:type="dxa"/>
          </w:tcPr>
          <w:p w14:paraId="6FDFBB2C" w14:textId="6F6D196B" w:rsidR="001F1068" w:rsidRDefault="001F1068" w:rsidP="00C44AE8">
            <w:pPr>
              <w:pStyle w:val="TableCellBody"/>
            </w:pPr>
            <w:r>
              <w:t>Lake Transport (LKT) Package for GWT</w:t>
            </w:r>
          </w:p>
        </w:tc>
        <w:tc>
          <w:tcPr>
            <w:tcW w:w="1440" w:type="dxa"/>
          </w:tcPr>
          <w:p w14:paraId="751C8C81" w14:textId="43914031" w:rsidR="001F1068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63472513" w14:textId="77777777" w:rsidR="001F1068" w:rsidRDefault="001F1068" w:rsidP="00C44AE8">
            <w:pPr>
              <w:pStyle w:val="TableCellBody"/>
            </w:pPr>
          </w:p>
        </w:tc>
      </w:tr>
      <w:tr w:rsidR="001F1068" w:rsidRPr="00877585" w14:paraId="1A75A4DA" w14:textId="77777777" w:rsidTr="00482AB7">
        <w:trPr>
          <w:trHeight w:val="20"/>
        </w:trPr>
        <w:tc>
          <w:tcPr>
            <w:tcW w:w="4050" w:type="dxa"/>
          </w:tcPr>
          <w:p w14:paraId="15CFC59E" w14:textId="2E4EF72D" w:rsidR="001F1068" w:rsidRDefault="001F1068" w:rsidP="00C44AE8">
            <w:pPr>
              <w:pStyle w:val="TableCellBody"/>
            </w:pPr>
            <w:r>
              <w:t>Multi-Aquifer Well Transport (MWT) Package for GWT</w:t>
            </w:r>
          </w:p>
        </w:tc>
        <w:tc>
          <w:tcPr>
            <w:tcW w:w="1440" w:type="dxa"/>
          </w:tcPr>
          <w:p w14:paraId="5EDCFAB7" w14:textId="1B3B355F" w:rsidR="001F1068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5E8B20C9" w14:textId="77777777" w:rsidR="001F1068" w:rsidRDefault="001F1068" w:rsidP="00C44AE8">
            <w:pPr>
              <w:pStyle w:val="TableCellBody"/>
            </w:pPr>
          </w:p>
        </w:tc>
      </w:tr>
      <w:tr w:rsidR="001F1068" w:rsidRPr="00877585" w14:paraId="27A20BA2" w14:textId="77777777" w:rsidTr="00482AB7">
        <w:trPr>
          <w:trHeight w:val="20"/>
        </w:trPr>
        <w:tc>
          <w:tcPr>
            <w:tcW w:w="4050" w:type="dxa"/>
          </w:tcPr>
          <w:p w14:paraId="3B0ECDBA" w14:textId="0077FEE5" w:rsidR="001F1068" w:rsidRDefault="001F1068" w:rsidP="00C44AE8">
            <w:pPr>
              <w:pStyle w:val="TableCellBody"/>
            </w:pPr>
            <w:r>
              <w:t>Unsaturated Zone Transport (UZT) Package for GWT</w:t>
            </w:r>
          </w:p>
        </w:tc>
        <w:tc>
          <w:tcPr>
            <w:tcW w:w="1440" w:type="dxa"/>
          </w:tcPr>
          <w:p w14:paraId="41F71A35" w14:textId="48FED30B" w:rsidR="001F1068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3FB54197" w14:textId="77777777" w:rsidR="001F1068" w:rsidRDefault="001F1068" w:rsidP="00C44AE8">
            <w:pPr>
              <w:pStyle w:val="TableCellBody"/>
            </w:pPr>
          </w:p>
        </w:tc>
      </w:tr>
      <w:tr w:rsidR="001F1068" w:rsidRPr="00877585" w14:paraId="54245BCE" w14:textId="77777777" w:rsidTr="00482AB7">
        <w:trPr>
          <w:trHeight w:val="20"/>
        </w:trPr>
        <w:tc>
          <w:tcPr>
            <w:tcW w:w="4050" w:type="dxa"/>
          </w:tcPr>
          <w:p w14:paraId="31AC58AB" w14:textId="016467A6" w:rsidR="001F1068" w:rsidRDefault="001F1068" w:rsidP="00C44AE8">
            <w:pPr>
              <w:pStyle w:val="TableCellBody"/>
            </w:pPr>
            <w:r>
              <w:t>Flow Model Interface (FMI) Package for GWT</w:t>
            </w:r>
          </w:p>
        </w:tc>
        <w:tc>
          <w:tcPr>
            <w:tcW w:w="1440" w:type="dxa"/>
          </w:tcPr>
          <w:p w14:paraId="3BD25603" w14:textId="35F3D4EE" w:rsidR="001F1068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0F3A8C48" w14:textId="77777777" w:rsidR="001F1068" w:rsidRDefault="001F1068" w:rsidP="00C44AE8">
            <w:pPr>
              <w:pStyle w:val="TableCellBody"/>
            </w:pPr>
          </w:p>
        </w:tc>
      </w:tr>
      <w:tr w:rsidR="001F1068" w:rsidRPr="00877585" w14:paraId="6B4ACC9A" w14:textId="77777777" w:rsidTr="00482AB7">
        <w:trPr>
          <w:trHeight w:val="20"/>
        </w:trPr>
        <w:tc>
          <w:tcPr>
            <w:tcW w:w="4050" w:type="dxa"/>
          </w:tcPr>
          <w:p w14:paraId="78902154" w14:textId="35094828" w:rsidR="001F1068" w:rsidRDefault="001F1068" w:rsidP="00C44AE8">
            <w:pPr>
              <w:pStyle w:val="TableCellBody"/>
            </w:pPr>
            <w:r>
              <w:t>Mover Transport (MVT) Package for GWT</w:t>
            </w:r>
          </w:p>
        </w:tc>
        <w:tc>
          <w:tcPr>
            <w:tcW w:w="1440" w:type="dxa"/>
          </w:tcPr>
          <w:p w14:paraId="4C5B985D" w14:textId="4E0D0306" w:rsidR="001F1068" w:rsidRPr="00EE6740" w:rsidRDefault="001F1068" w:rsidP="00C44AE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70F111F5" w14:textId="77777777" w:rsidR="001F1068" w:rsidRDefault="001F1068" w:rsidP="00C44AE8">
            <w:pPr>
              <w:pStyle w:val="TableCellBody"/>
            </w:pPr>
          </w:p>
        </w:tc>
      </w:tr>
      <w:tr w:rsidR="00176782" w:rsidRPr="00877585" w14:paraId="5F25BE51" w14:textId="77777777" w:rsidTr="00482AB7">
        <w:trPr>
          <w:trHeight w:val="20"/>
        </w:trPr>
        <w:tc>
          <w:tcPr>
            <w:tcW w:w="4050" w:type="dxa"/>
          </w:tcPr>
          <w:p w14:paraId="0FF51B5A" w14:textId="41D854E9" w:rsidR="00176782" w:rsidRPr="00B44D9A" w:rsidRDefault="00176782" w:rsidP="00176782">
            <w:pPr>
              <w:pStyle w:val="TableCellBody"/>
            </w:pPr>
            <w:r>
              <w:t>Groundwater (Solute) Transport Exchange</w:t>
            </w:r>
          </w:p>
        </w:tc>
        <w:tc>
          <w:tcPr>
            <w:tcW w:w="1440" w:type="dxa"/>
          </w:tcPr>
          <w:p w14:paraId="492708D6" w14:textId="233E3E4C" w:rsidR="00176782" w:rsidRPr="00EE6740" w:rsidRDefault="00176782" w:rsidP="00176782">
            <w:pPr>
              <w:pStyle w:val="TableCellBody"/>
            </w:pPr>
            <w:r>
              <w:t xml:space="preserve">not </w:t>
            </w: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798ADBF8" w14:textId="77777777" w:rsidR="00176782" w:rsidRDefault="00176782" w:rsidP="00176782">
            <w:pPr>
              <w:pStyle w:val="TableCellBody"/>
            </w:pPr>
          </w:p>
        </w:tc>
      </w:tr>
      <w:tr w:rsidR="001F1068" w:rsidRPr="00877585" w14:paraId="304B01EE" w14:textId="77777777" w:rsidTr="00482AB7">
        <w:trPr>
          <w:trHeight w:val="20"/>
        </w:trPr>
        <w:tc>
          <w:tcPr>
            <w:tcW w:w="4050" w:type="dxa"/>
          </w:tcPr>
          <w:p w14:paraId="5B6E6803" w14:textId="4601008F" w:rsidR="001F1068" w:rsidRDefault="001F1068" w:rsidP="001F1068">
            <w:pPr>
              <w:pStyle w:val="TableCellBody"/>
            </w:pPr>
            <w:r>
              <w:t>Initial Conditions (IC) for Groundwater Energy Transport GWE</w:t>
            </w:r>
          </w:p>
        </w:tc>
        <w:tc>
          <w:tcPr>
            <w:tcW w:w="1440" w:type="dxa"/>
          </w:tcPr>
          <w:p w14:paraId="35993453" w14:textId="2957A66D" w:rsidR="001F1068" w:rsidRDefault="001F1068" w:rsidP="001F1068">
            <w:pPr>
              <w:pStyle w:val="TableCellBody"/>
            </w:pP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517929F2" w14:textId="77777777" w:rsidR="001F1068" w:rsidRDefault="001F1068" w:rsidP="001F1068">
            <w:pPr>
              <w:pStyle w:val="TableCellBody"/>
            </w:pPr>
          </w:p>
        </w:tc>
      </w:tr>
      <w:tr w:rsidR="001F1068" w:rsidRPr="00877585" w14:paraId="283643DE" w14:textId="77777777" w:rsidTr="00482AB7">
        <w:trPr>
          <w:trHeight w:val="20"/>
        </w:trPr>
        <w:tc>
          <w:tcPr>
            <w:tcW w:w="4050" w:type="dxa"/>
          </w:tcPr>
          <w:p w14:paraId="3EA63F59" w14:textId="286D8CE3" w:rsidR="001F1068" w:rsidRDefault="001F1068" w:rsidP="001F1068">
            <w:pPr>
              <w:pStyle w:val="TableCellBody"/>
            </w:pPr>
            <w:r>
              <w:t>Output Control (OC) Option for GWE</w:t>
            </w:r>
          </w:p>
        </w:tc>
        <w:tc>
          <w:tcPr>
            <w:tcW w:w="1440" w:type="dxa"/>
          </w:tcPr>
          <w:p w14:paraId="0AD9005E" w14:textId="4A365127" w:rsidR="001F1068" w:rsidRDefault="001F1068" w:rsidP="001F106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41EFD11E" w14:textId="77777777" w:rsidR="001F1068" w:rsidRDefault="001F1068" w:rsidP="001F1068">
            <w:pPr>
              <w:pStyle w:val="TableCellBody"/>
            </w:pPr>
          </w:p>
        </w:tc>
      </w:tr>
      <w:tr w:rsidR="001F1068" w:rsidRPr="00877585" w14:paraId="035FA5A3" w14:textId="77777777" w:rsidTr="00482AB7">
        <w:trPr>
          <w:trHeight w:val="20"/>
        </w:trPr>
        <w:tc>
          <w:tcPr>
            <w:tcW w:w="4050" w:type="dxa"/>
          </w:tcPr>
          <w:p w14:paraId="3D0B5ADB" w14:textId="72CA1755" w:rsidR="001F1068" w:rsidRDefault="001F1068" w:rsidP="001F1068">
            <w:pPr>
              <w:pStyle w:val="TableCellBody"/>
            </w:pPr>
            <w:r>
              <w:t>Observation (OBS) Utility for GWE</w:t>
            </w:r>
          </w:p>
        </w:tc>
        <w:tc>
          <w:tcPr>
            <w:tcW w:w="1440" w:type="dxa"/>
          </w:tcPr>
          <w:p w14:paraId="77A947BE" w14:textId="64F3874C" w:rsidR="001F1068" w:rsidRDefault="001F1068" w:rsidP="001F106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3432291A" w14:textId="77777777" w:rsidR="001F1068" w:rsidRDefault="001F1068" w:rsidP="001F1068">
            <w:pPr>
              <w:pStyle w:val="TableCellBody"/>
            </w:pPr>
          </w:p>
        </w:tc>
      </w:tr>
      <w:tr w:rsidR="001F1068" w:rsidRPr="00877585" w14:paraId="1C30C5AA" w14:textId="77777777" w:rsidTr="00482AB7">
        <w:trPr>
          <w:trHeight w:val="20"/>
        </w:trPr>
        <w:tc>
          <w:tcPr>
            <w:tcW w:w="4050" w:type="dxa"/>
          </w:tcPr>
          <w:p w14:paraId="25542694" w14:textId="0827190B" w:rsidR="001F1068" w:rsidRDefault="001F1068" w:rsidP="001F1068">
            <w:pPr>
              <w:pStyle w:val="TableCellBody"/>
            </w:pPr>
            <w:r>
              <w:t>Advection (ADV) Package for GWE</w:t>
            </w:r>
          </w:p>
        </w:tc>
        <w:tc>
          <w:tcPr>
            <w:tcW w:w="1440" w:type="dxa"/>
          </w:tcPr>
          <w:p w14:paraId="2858CCD8" w14:textId="4DD80EF9" w:rsidR="001F1068" w:rsidRDefault="001F1068" w:rsidP="001F106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71B7331D" w14:textId="77777777" w:rsidR="001F1068" w:rsidRDefault="001F1068" w:rsidP="001F1068">
            <w:pPr>
              <w:pStyle w:val="TableCellBody"/>
            </w:pPr>
          </w:p>
        </w:tc>
      </w:tr>
      <w:tr w:rsidR="001F1068" w:rsidRPr="00877585" w14:paraId="75A5EC4F" w14:textId="77777777" w:rsidTr="00482AB7">
        <w:trPr>
          <w:trHeight w:val="20"/>
        </w:trPr>
        <w:tc>
          <w:tcPr>
            <w:tcW w:w="4050" w:type="dxa"/>
          </w:tcPr>
          <w:p w14:paraId="7BDA03D4" w14:textId="0C154FA3" w:rsidR="001F1068" w:rsidRDefault="001F1068" w:rsidP="001F1068">
            <w:pPr>
              <w:pStyle w:val="TableCellBody"/>
            </w:pPr>
            <w:r>
              <w:t>Conduction and Dispersion (CND) Package for GWE</w:t>
            </w:r>
          </w:p>
        </w:tc>
        <w:tc>
          <w:tcPr>
            <w:tcW w:w="1440" w:type="dxa"/>
          </w:tcPr>
          <w:p w14:paraId="75D1E37C" w14:textId="26E0523E" w:rsidR="001F1068" w:rsidRDefault="001F1068" w:rsidP="001F1068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1010F579" w14:textId="77777777" w:rsidR="001F1068" w:rsidRDefault="001F1068" w:rsidP="001F1068">
            <w:pPr>
              <w:pStyle w:val="TableCellBody"/>
            </w:pPr>
          </w:p>
        </w:tc>
      </w:tr>
      <w:tr w:rsidR="005F0134" w:rsidRPr="00877585" w14:paraId="688593F4" w14:textId="77777777" w:rsidTr="00482AB7">
        <w:trPr>
          <w:trHeight w:val="20"/>
        </w:trPr>
        <w:tc>
          <w:tcPr>
            <w:tcW w:w="4050" w:type="dxa"/>
          </w:tcPr>
          <w:p w14:paraId="5DE73D0A" w14:textId="11C61197" w:rsidR="005F0134" w:rsidRDefault="005F0134" w:rsidP="005F0134">
            <w:pPr>
              <w:pStyle w:val="TableCellBody"/>
            </w:pPr>
            <w:r>
              <w:t>Energy Storage and Transfer (EST) Package for GWE</w:t>
            </w:r>
          </w:p>
        </w:tc>
        <w:tc>
          <w:tcPr>
            <w:tcW w:w="1440" w:type="dxa"/>
          </w:tcPr>
          <w:p w14:paraId="0B1D9D26" w14:textId="68A63291" w:rsidR="005F0134" w:rsidRDefault="005F0134" w:rsidP="005F0134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0A227F98" w14:textId="77777777" w:rsidR="005F0134" w:rsidRDefault="005F0134" w:rsidP="005F0134">
            <w:pPr>
              <w:pStyle w:val="TableCellBody"/>
            </w:pPr>
          </w:p>
        </w:tc>
      </w:tr>
      <w:tr w:rsidR="005F0134" w:rsidRPr="00877585" w14:paraId="475D0877" w14:textId="77777777" w:rsidTr="00482AB7">
        <w:trPr>
          <w:trHeight w:val="20"/>
        </w:trPr>
        <w:tc>
          <w:tcPr>
            <w:tcW w:w="4050" w:type="dxa"/>
          </w:tcPr>
          <w:p w14:paraId="6B1D00E9" w14:textId="7770D667" w:rsidR="005F0134" w:rsidRDefault="005F0134" w:rsidP="005F0134">
            <w:pPr>
              <w:pStyle w:val="TableCellBody"/>
            </w:pPr>
            <w:r>
              <w:t>Source and Sink Mixing (SSM) Package for GWE</w:t>
            </w:r>
          </w:p>
        </w:tc>
        <w:tc>
          <w:tcPr>
            <w:tcW w:w="1440" w:type="dxa"/>
          </w:tcPr>
          <w:p w14:paraId="52B8E680" w14:textId="61E28A0C" w:rsidR="005F0134" w:rsidRDefault="005F0134" w:rsidP="005F0134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1A6FA015" w14:textId="77777777" w:rsidR="005F0134" w:rsidRDefault="005F0134" w:rsidP="005F0134">
            <w:pPr>
              <w:pStyle w:val="TableCellBody"/>
            </w:pPr>
          </w:p>
        </w:tc>
      </w:tr>
      <w:tr w:rsidR="005F0134" w:rsidRPr="00877585" w14:paraId="570E032C" w14:textId="77777777" w:rsidTr="00482AB7">
        <w:trPr>
          <w:trHeight w:val="20"/>
        </w:trPr>
        <w:tc>
          <w:tcPr>
            <w:tcW w:w="4050" w:type="dxa"/>
          </w:tcPr>
          <w:p w14:paraId="1365568B" w14:textId="085F4F85" w:rsidR="005F0134" w:rsidRDefault="005F0134" w:rsidP="005F0134">
            <w:pPr>
              <w:pStyle w:val="TableCellBody"/>
            </w:pPr>
            <w:r>
              <w:t>Constant Temperature (CTP) Package for GWE</w:t>
            </w:r>
          </w:p>
        </w:tc>
        <w:tc>
          <w:tcPr>
            <w:tcW w:w="1440" w:type="dxa"/>
          </w:tcPr>
          <w:p w14:paraId="31B5DE1A" w14:textId="323389C1" w:rsidR="005F0134" w:rsidRDefault="005F0134" w:rsidP="005F0134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2916497D" w14:textId="77777777" w:rsidR="005F0134" w:rsidRDefault="005F0134" w:rsidP="005F0134">
            <w:pPr>
              <w:pStyle w:val="TableCellBody"/>
            </w:pPr>
          </w:p>
        </w:tc>
      </w:tr>
      <w:tr w:rsidR="005F0134" w:rsidRPr="00877585" w14:paraId="382E6986" w14:textId="77777777" w:rsidTr="00482AB7">
        <w:trPr>
          <w:trHeight w:val="20"/>
        </w:trPr>
        <w:tc>
          <w:tcPr>
            <w:tcW w:w="4050" w:type="dxa"/>
          </w:tcPr>
          <w:p w14:paraId="366CD83E" w14:textId="4C65636B" w:rsidR="005F0134" w:rsidRDefault="005F0134" w:rsidP="005F0134">
            <w:pPr>
              <w:pStyle w:val="TableCellBody"/>
            </w:pPr>
            <w:r>
              <w:t>Energy Source Loading (ESL) Package for GWE</w:t>
            </w:r>
          </w:p>
        </w:tc>
        <w:tc>
          <w:tcPr>
            <w:tcW w:w="1440" w:type="dxa"/>
          </w:tcPr>
          <w:p w14:paraId="08B08344" w14:textId="56E933F7" w:rsidR="005F0134" w:rsidRDefault="005F0134" w:rsidP="005F0134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76A878C7" w14:textId="77777777" w:rsidR="005F0134" w:rsidRDefault="005F0134" w:rsidP="005F0134">
            <w:pPr>
              <w:pStyle w:val="TableCellBody"/>
            </w:pPr>
          </w:p>
        </w:tc>
      </w:tr>
      <w:tr w:rsidR="005F0134" w:rsidRPr="00877585" w14:paraId="106E5262" w14:textId="77777777" w:rsidTr="00482AB7">
        <w:trPr>
          <w:trHeight w:val="20"/>
        </w:trPr>
        <w:tc>
          <w:tcPr>
            <w:tcW w:w="4050" w:type="dxa"/>
          </w:tcPr>
          <w:p w14:paraId="37339743" w14:textId="59AF97D4" w:rsidR="005F0134" w:rsidRDefault="005F0134" w:rsidP="005F0134">
            <w:pPr>
              <w:pStyle w:val="TableCellBody"/>
            </w:pPr>
            <w:r>
              <w:t>Streamflow Energy Transport (SFE) Package for GWE</w:t>
            </w:r>
          </w:p>
        </w:tc>
        <w:tc>
          <w:tcPr>
            <w:tcW w:w="1440" w:type="dxa"/>
          </w:tcPr>
          <w:p w14:paraId="513EB80F" w14:textId="79ABCA4C" w:rsidR="005F0134" w:rsidRDefault="005F0134" w:rsidP="005F0134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6E2805AB" w14:textId="77777777" w:rsidR="005F0134" w:rsidRDefault="005F0134" w:rsidP="005F0134">
            <w:pPr>
              <w:pStyle w:val="TableCellBody"/>
            </w:pPr>
          </w:p>
        </w:tc>
      </w:tr>
      <w:tr w:rsidR="005F0134" w:rsidRPr="00877585" w14:paraId="3C3F87C7" w14:textId="77777777" w:rsidTr="00482AB7">
        <w:trPr>
          <w:trHeight w:val="20"/>
        </w:trPr>
        <w:tc>
          <w:tcPr>
            <w:tcW w:w="4050" w:type="dxa"/>
          </w:tcPr>
          <w:p w14:paraId="1FDEB569" w14:textId="330F9E0A" w:rsidR="005F0134" w:rsidRDefault="005F0134" w:rsidP="005F0134">
            <w:pPr>
              <w:pStyle w:val="TableCellBody"/>
            </w:pPr>
            <w:r>
              <w:t>Lake Energy Transport (LKE) Package for GWE</w:t>
            </w:r>
          </w:p>
        </w:tc>
        <w:tc>
          <w:tcPr>
            <w:tcW w:w="1440" w:type="dxa"/>
          </w:tcPr>
          <w:p w14:paraId="3DE22E86" w14:textId="1C6AC840" w:rsidR="005F0134" w:rsidRDefault="005F0134" w:rsidP="005F0134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291F990E" w14:textId="77777777" w:rsidR="005F0134" w:rsidRDefault="005F0134" w:rsidP="005F0134">
            <w:pPr>
              <w:pStyle w:val="TableCellBody"/>
            </w:pPr>
          </w:p>
        </w:tc>
      </w:tr>
      <w:tr w:rsidR="005F0134" w:rsidRPr="00877585" w14:paraId="2D9852FA" w14:textId="77777777" w:rsidTr="00482AB7">
        <w:trPr>
          <w:trHeight w:val="20"/>
        </w:trPr>
        <w:tc>
          <w:tcPr>
            <w:tcW w:w="4050" w:type="dxa"/>
          </w:tcPr>
          <w:p w14:paraId="0B5574AA" w14:textId="672F1157" w:rsidR="005F0134" w:rsidRDefault="005F0134" w:rsidP="005F0134">
            <w:pPr>
              <w:pStyle w:val="TableCellBody"/>
            </w:pPr>
            <w:r>
              <w:t>Multi-Aquifer Well Energy Transport (MWE) Package for GWE</w:t>
            </w:r>
          </w:p>
        </w:tc>
        <w:tc>
          <w:tcPr>
            <w:tcW w:w="1440" w:type="dxa"/>
          </w:tcPr>
          <w:p w14:paraId="68695EF1" w14:textId="6A0128A1" w:rsidR="005F0134" w:rsidRDefault="005F0134" w:rsidP="005F0134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2D6C44CE" w14:textId="77777777" w:rsidR="005F0134" w:rsidRDefault="005F0134" w:rsidP="005F0134">
            <w:pPr>
              <w:pStyle w:val="TableCellBody"/>
            </w:pPr>
          </w:p>
        </w:tc>
      </w:tr>
      <w:tr w:rsidR="005F0134" w:rsidRPr="00877585" w14:paraId="4F64D2A6" w14:textId="77777777" w:rsidTr="00482AB7">
        <w:trPr>
          <w:trHeight w:val="20"/>
        </w:trPr>
        <w:tc>
          <w:tcPr>
            <w:tcW w:w="4050" w:type="dxa"/>
          </w:tcPr>
          <w:p w14:paraId="650B11F3" w14:textId="2CF244EE" w:rsidR="005F0134" w:rsidRDefault="005F0134" w:rsidP="005F0134">
            <w:pPr>
              <w:pStyle w:val="TableCellBody"/>
            </w:pPr>
            <w:r>
              <w:t>Unsaturated Zone Energy Transport (UZE) Package for GWE</w:t>
            </w:r>
          </w:p>
        </w:tc>
        <w:tc>
          <w:tcPr>
            <w:tcW w:w="1440" w:type="dxa"/>
          </w:tcPr>
          <w:p w14:paraId="74BC8232" w14:textId="0F8310D8" w:rsidR="005F0134" w:rsidRDefault="005F0134" w:rsidP="005F0134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7EDBC015" w14:textId="77777777" w:rsidR="005F0134" w:rsidRDefault="005F0134" w:rsidP="005F0134">
            <w:pPr>
              <w:pStyle w:val="TableCellBody"/>
            </w:pPr>
          </w:p>
        </w:tc>
      </w:tr>
      <w:tr w:rsidR="005F0134" w:rsidRPr="00877585" w14:paraId="0EA2B7C6" w14:textId="77777777" w:rsidTr="00482AB7">
        <w:trPr>
          <w:trHeight w:val="20"/>
        </w:trPr>
        <w:tc>
          <w:tcPr>
            <w:tcW w:w="4050" w:type="dxa"/>
          </w:tcPr>
          <w:p w14:paraId="6E0B3064" w14:textId="018996FD" w:rsidR="005F0134" w:rsidRDefault="005F0134" w:rsidP="005F0134">
            <w:pPr>
              <w:pStyle w:val="TableCellBody"/>
            </w:pPr>
            <w:r>
              <w:t>Flow Model Interface (FMI) Package for GWE</w:t>
            </w:r>
          </w:p>
        </w:tc>
        <w:tc>
          <w:tcPr>
            <w:tcW w:w="1440" w:type="dxa"/>
          </w:tcPr>
          <w:p w14:paraId="3E4C6424" w14:textId="33639E2B" w:rsidR="005F0134" w:rsidRDefault="005F0134" w:rsidP="005F0134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13AA7DA4" w14:textId="77777777" w:rsidR="005F0134" w:rsidRDefault="005F0134" w:rsidP="005F0134">
            <w:pPr>
              <w:pStyle w:val="TableCellBody"/>
            </w:pPr>
          </w:p>
        </w:tc>
      </w:tr>
      <w:tr w:rsidR="005F0134" w:rsidRPr="00877585" w14:paraId="6FF1AAC3" w14:textId="77777777" w:rsidTr="00482AB7">
        <w:trPr>
          <w:trHeight w:val="20"/>
        </w:trPr>
        <w:tc>
          <w:tcPr>
            <w:tcW w:w="4050" w:type="dxa"/>
          </w:tcPr>
          <w:p w14:paraId="74BD3B93" w14:textId="4D929DDC" w:rsidR="005F0134" w:rsidRDefault="005F0134" w:rsidP="005F0134">
            <w:pPr>
              <w:pStyle w:val="TableCellBody"/>
            </w:pPr>
            <w:r>
              <w:t>Mover Energy Transport (MVE) Package for GWE</w:t>
            </w:r>
          </w:p>
        </w:tc>
        <w:tc>
          <w:tcPr>
            <w:tcW w:w="1440" w:type="dxa"/>
          </w:tcPr>
          <w:p w14:paraId="1AA3629A" w14:textId="12C80A92" w:rsidR="005F0134" w:rsidRDefault="005F0134" w:rsidP="005F0134">
            <w:pPr>
              <w:pStyle w:val="TableCellBody"/>
            </w:pPr>
            <w:r>
              <w:t>s</w:t>
            </w:r>
            <w:r w:rsidRPr="00EE6740">
              <w:t>upported</w:t>
            </w:r>
          </w:p>
        </w:tc>
        <w:tc>
          <w:tcPr>
            <w:tcW w:w="3870" w:type="dxa"/>
            <w:vAlign w:val="center"/>
          </w:tcPr>
          <w:p w14:paraId="090A6C84" w14:textId="77777777" w:rsidR="005F0134" w:rsidRDefault="005F0134" w:rsidP="005F0134">
            <w:pPr>
              <w:pStyle w:val="TableCellBody"/>
            </w:pPr>
          </w:p>
        </w:tc>
      </w:tr>
      <w:tr w:rsidR="005F0134" w:rsidRPr="00877585" w14:paraId="1F1F1C0B" w14:textId="77777777" w:rsidTr="00482AB7">
        <w:trPr>
          <w:trHeight w:val="20"/>
        </w:trPr>
        <w:tc>
          <w:tcPr>
            <w:tcW w:w="4050" w:type="dxa"/>
          </w:tcPr>
          <w:p w14:paraId="5B49A3A1" w14:textId="25E8A04F" w:rsidR="005F0134" w:rsidRPr="00B44D9A" w:rsidRDefault="005F0134" w:rsidP="005F0134">
            <w:pPr>
              <w:pStyle w:val="TableCellBody"/>
            </w:pPr>
            <w:r>
              <w:t>Groundwater Energy Transport (GWE) Exchange</w:t>
            </w:r>
          </w:p>
        </w:tc>
        <w:tc>
          <w:tcPr>
            <w:tcW w:w="1440" w:type="dxa"/>
          </w:tcPr>
          <w:p w14:paraId="3317487B" w14:textId="685AC11A" w:rsidR="005F0134" w:rsidRPr="00EE6740" w:rsidRDefault="005F0134" w:rsidP="005F0134">
            <w:pPr>
              <w:pStyle w:val="TableCellBody"/>
            </w:pPr>
            <w:r>
              <w:t xml:space="preserve">not </w:t>
            </w:r>
            <w:r w:rsidRPr="00EE6740">
              <w:t>supported</w:t>
            </w:r>
          </w:p>
        </w:tc>
        <w:tc>
          <w:tcPr>
            <w:tcW w:w="3870" w:type="dxa"/>
            <w:vAlign w:val="center"/>
          </w:tcPr>
          <w:p w14:paraId="1F446D3A" w14:textId="77777777" w:rsidR="005F0134" w:rsidRDefault="005F0134" w:rsidP="005F0134">
            <w:pPr>
              <w:pStyle w:val="TableCellBody"/>
            </w:pPr>
          </w:p>
        </w:tc>
      </w:tr>
      <w:tr w:rsidR="00237BDA" w:rsidRPr="00877585" w14:paraId="44338B21" w14:textId="77777777" w:rsidTr="00482AB7">
        <w:trPr>
          <w:trHeight w:val="20"/>
          <w:ins w:id="1" w:author="Richard Winston" w:date="2026-09-20T13:12:00Z" w16du:dateUtc="2026-09-20T17:12:00Z"/>
        </w:trPr>
        <w:tc>
          <w:tcPr>
            <w:tcW w:w="4050" w:type="dxa"/>
          </w:tcPr>
          <w:p w14:paraId="48933AE9" w14:textId="41AF3BCF" w:rsidR="00237BDA" w:rsidRDefault="00237BDA" w:rsidP="005F0134">
            <w:pPr>
              <w:pStyle w:val="TableCellBody"/>
              <w:rPr>
                <w:ins w:id="2" w:author="Richard Winston" w:date="2026-09-20T13:12:00Z" w16du:dateUtc="2026-09-20T17:12:00Z"/>
              </w:rPr>
            </w:pPr>
            <w:ins w:id="3" w:author="Richard Winston" w:date="2026-09-20T13:12:00Z" w16du:dateUtc="2026-09-20T17:12:00Z">
              <w:r>
                <w:t xml:space="preserve">Barriers between cells in different </w:t>
              </w:r>
            </w:ins>
            <w:ins w:id="4" w:author="Richard Winston" w:date="2026-09-20T13:13:00Z" w16du:dateUtc="2026-09-20T17:13:00Z">
              <w:r>
                <w:t>layer</w:t>
              </w:r>
            </w:ins>
            <w:ins w:id="5" w:author="Richard Winston" w:date="2026-09-20T13:14:00Z" w16du:dateUtc="2026-09-20T17:14:00Z">
              <w:r>
                <w:t>s</w:t>
              </w:r>
            </w:ins>
            <w:ins w:id="6" w:author="Richard Winston" w:date="2026-09-20T13:13:00Z" w16du:dateUtc="2026-09-20T17:13:00Z">
              <w:r>
                <w:t xml:space="preserve"> in HFB package</w:t>
              </w:r>
            </w:ins>
          </w:p>
        </w:tc>
        <w:tc>
          <w:tcPr>
            <w:tcW w:w="1440" w:type="dxa"/>
          </w:tcPr>
          <w:p w14:paraId="5347DCEE" w14:textId="2CF3638A" w:rsidR="00237BDA" w:rsidRDefault="00237BDA" w:rsidP="005F0134">
            <w:pPr>
              <w:pStyle w:val="TableCellBody"/>
              <w:rPr>
                <w:ins w:id="7" w:author="Richard Winston" w:date="2026-09-20T13:12:00Z" w16du:dateUtc="2026-09-20T17:12:00Z"/>
              </w:rPr>
            </w:pPr>
            <w:ins w:id="8" w:author="Richard Winston" w:date="2026-09-20T13:14:00Z" w16du:dateUtc="2026-09-20T17:14:00Z">
              <w:r>
                <w:t xml:space="preserve">not </w:t>
              </w:r>
              <w:r w:rsidRPr="00EE6740">
                <w:t>supported</w:t>
              </w:r>
            </w:ins>
          </w:p>
        </w:tc>
        <w:tc>
          <w:tcPr>
            <w:tcW w:w="3870" w:type="dxa"/>
            <w:vAlign w:val="center"/>
          </w:tcPr>
          <w:p w14:paraId="06F3709A" w14:textId="77777777" w:rsidR="00237BDA" w:rsidRDefault="00237BDA" w:rsidP="005F0134">
            <w:pPr>
              <w:pStyle w:val="TableCellBody"/>
              <w:rPr>
                <w:ins w:id="9" w:author="Richard Winston" w:date="2026-09-20T13:12:00Z" w16du:dateUtc="2026-09-20T17:12:00Z"/>
              </w:rPr>
            </w:pPr>
          </w:p>
        </w:tc>
      </w:tr>
      <w:tr w:rsidR="00237BDA" w:rsidRPr="00877585" w14:paraId="6AA77B57" w14:textId="77777777" w:rsidTr="00482AB7">
        <w:trPr>
          <w:trHeight w:val="20"/>
          <w:ins w:id="10" w:author="Richard Winston" w:date="2026-09-20T13:12:00Z" w16du:dateUtc="2026-09-20T17:12:00Z"/>
        </w:trPr>
        <w:tc>
          <w:tcPr>
            <w:tcW w:w="4050" w:type="dxa"/>
          </w:tcPr>
          <w:p w14:paraId="098D76B3" w14:textId="5F9F545A" w:rsidR="00237BDA" w:rsidRDefault="00237BDA" w:rsidP="005F0134">
            <w:pPr>
              <w:pStyle w:val="TableCellBody"/>
              <w:rPr>
                <w:ins w:id="11" w:author="Richard Winston" w:date="2026-09-20T13:12:00Z" w16du:dateUtc="2026-09-20T17:12:00Z"/>
              </w:rPr>
            </w:pPr>
            <w:ins w:id="12" w:author="Richard Winston" w:date="2026-09-20T13:14:00Z" w16du:dateUtc="2026-09-20T17:14:00Z">
              <w:r>
                <w:t>Tilted wells in MAW package</w:t>
              </w:r>
            </w:ins>
          </w:p>
        </w:tc>
        <w:tc>
          <w:tcPr>
            <w:tcW w:w="1440" w:type="dxa"/>
          </w:tcPr>
          <w:p w14:paraId="130F596B" w14:textId="05000CD0" w:rsidR="00237BDA" w:rsidRDefault="00237BDA" w:rsidP="005F0134">
            <w:pPr>
              <w:pStyle w:val="TableCellBody"/>
              <w:rPr>
                <w:ins w:id="13" w:author="Richard Winston" w:date="2026-09-20T13:12:00Z" w16du:dateUtc="2026-09-20T17:12:00Z"/>
              </w:rPr>
            </w:pPr>
            <w:ins w:id="14" w:author="Richard Winston" w:date="2026-09-20T13:14:00Z" w16du:dateUtc="2026-09-20T17:14:00Z">
              <w:r>
                <w:t xml:space="preserve">not </w:t>
              </w:r>
              <w:r w:rsidRPr="00EE6740">
                <w:t>supported</w:t>
              </w:r>
            </w:ins>
          </w:p>
        </w:tc>
        <w:tc>
          <w:tcPr>
            <w:tcW w:w="3870" w:type="dxa"/>
            <w:vAlign w:val="center"/>
          </w:tcPr>
          <w:p w14:paraId="4EE60DAD" w14:textId="77777777" w:rsidR="00237BDA" w:rsidRDefault="00237BDA" w:rsidP="005F0134">
            <w:pPr>
              <w:pStyle w:val="TableCellBody"/>
              <w:rPr>
                <w:ins w:id="15" w:author="Richard Winston" w:date="2026-09-20T13:12:00Z" w16du:dateUtc="2026-09-20T17:12:00Z"/>
              </w:rPr>
            </w:pPr>
          </w:p>
        </w:tc>
      </w:tr>
    </w:tbl>
    <w:p w14:paraId="0E8D058C" w14:textId="77777777" w:rsidR="00375D94" w:rsidRDefault="00375D94" w:rsidP="00482AB7">
      <w:pPr>
        <w:pStyle w:val="TableFootnote"/>
      </w:pPr>
    </w:p>
    <w:sectPr w:rsidR="00375D94" w:rsidSect="00DF0020">
      <w:footerReference w:type="default" r:id="rId8"/>
      <w:type w:val="oddPage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2BE85" w14:textId="77777777" w:rsidR="008101AF" w:rsidRDefault="008101AF">
      <w:pPr>
        <w:spacing w:line="240" w:lineRule="auto"/>
      </w:pPr>
      <w:r>
        <w:separator/>
      </w:r>
    </w:p>
  </w:endnote>
  <w:endnote w:type="continuationSeparator" w:id="0">
    <w:p w14:paraId="61723E92" w14:textId="77777777" w:rsidR="008101AF" w:rsidRDefault="008101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57 Condensed"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E84A" w14:textId="77777777" w:rsidR="00C93E76" w:rsidRDefault="00C93E76" w:rsidP="00B24551">
    <w:pPr>
      <w:pStyle w:val="Footer"/>
      <w:tabs>
        <w:tab w:val="clear" w:pos="4320"/>
        <w:tab w:val="center" w:pos="4680"/>
      </w:tabs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884A1A">
      <w:rPr>
        <w:noProof/>
      </w:rPr>
      <w:t>14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A7F4D" w14:textId="77777777" w:rsidR="008101AF" w:rsidRDefault="008101AF">
      <w:pPr>
        <w:spacing w:line="240" w:lineRule="auto"/>
      </w:pPr>
      <w:r>
        <w:separator/>
      </w:r>
    </w:p>
  </w:footnote>
  <w:footnote w:type="continuationSeparator" w:id="0">
    <w:p w14:paraId="2A43D3D4" w14:textId="77777777" w:rsidR="008101AF" w:rsidRDefault="008101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8A21A4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162C7C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80"/>
    <w:multiLevelType w:val="singleLevel"/>
    <w:tmpl w:val="1D267D2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8800E65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6BB6B45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B6B02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9"/>
    <w:multiLevelType w:val="singleLevel"/>
    <w:tmpl w:val="A41089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D5A60BE"/>
    <w:multiLevelType w:val="hybridMultilevel"/>
    <w:tmpl w:val="4EBCD392"/>
    <w:lvl w:ilvl="0" w:tplc="2C064BEC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BA2935"/>
    <w:multiLevelType w:val="hybridMultilevel"/>
    <w:tmpl w:val="1B54D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D22FC3"/>
    <w:multiLevelType w:val="hybridMultilevel"/>
    <w:tmpl w:val="C0EA5D8A"/>
    <w:lvl w:ilvl="0" w:tplc="9FF86284">
      <w:start w:val="1"/>
      <w:numFmt w:val="upperLetter"/>
      <w:pStyle w:val="ListNumber2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FA0009"/>
    <w:multiLevelType w:val="multilevel"/>
    <w:tmpl w:val="30D01D10"/>
    <w:lvl w:ilvl="0">
      <w:start w:val="1"/>
      <w:numFmt w:val="upperRoman"/>
      <w:lvlText w:val="Article %1."/>
      <w:lvlJc w:val="left"/>
      <w:pPr>
        <w:tabs>
          <w:tab w:val="num" w:pos="2808"/>
        </w:tabs>
        <w:ind w:left="288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808"/>
        </w:tabs>
        <w:ind w:left="288" w:firstLine="0"/>
      </w:pPr>
    </w:lvl>
    <w:lvl w:ilvl="2">
      <w:start w:val="1"/>
      <w:numFmt w:val="lowerLetter"/>
      <w:lvlText w:val="(%3)"/>
      <w:lvlJc w:val="left"/>
      <w:pPr>
        <w:tabs>
          <w:tab w:val="num" w:pos="1296"/>
        </w:tabs>
        <w:ind w:left="1008" w:hanging="432"/>
      </w:pPr>
    </w:lvl>
    <w:lvl w:ilvl="3">
      <w:start w:val="1"/>
      <w:numFmt w:val="lowerRoman"/>
      <w:lvlText w:val="(%4)"/>
      <w:lvlJc w:val="right"/>
      <w:pPr>
        <w:tabs>
          <w:tab w:val="num" w:pos="1152"/>
        </w:tabs>
        <w:ind w:left="1152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296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440"/>
        </w:tabs>
        <w:ind w:left="1440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584"/>
        </w:tabs>
        <w:ind w:left="1584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728"/>
        </w:tabs>
        <w:ind w:left="1728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872"/>
        </w:tabs>
        <w:ind w:left="1872" w:hanging="144"/>
      </w:pPr>
    </w:lvl>
  </w:abstractNum>
  <w:abstractNum w:abstractNumId="11" w15:restartNumberingAfterBreak="0">
    <w:nsid w:val="3A4E0164"/>
    <w:multiLevelType w:val="hybridMultilevel"/>
    <w:tmpl w:val="FE2EAE12"/>
    <w:lvl w:ilvl="0" w:tplc="CA5A8136">
      <w:start w:val="1"/>
      <w:numFmt w:val="decimal"/>
      <w:pStyle w:val="TableTitle"/>
      <w:lvlText w:val="Table %1."/>
      <w:lvlJc w:val="left"/>
      <w:pPr>
        <w:ind w:left="720" w:hanging="360"/>
      </w:pPr>
      <w:rPr>
        <w:rFonts w:ascii="Arial Narrow" w:hAnsi="Arial Narrow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A5A08"/>
    <w:multiLevelType w:val="multilevel"/>
    <w:tmpl w:val="284E8B5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13" w15:restartNumberingAfterBreak="0">
    <w:nsid w:val="4E5C6DC0"/>
    <w:multiLevelType w:val="hybridMultilevel"/>
    <w:tmpl w:val="5364BE7E"/>
    <w:lvl w:ilvl="0" w:tplc="6E88B0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06C4F"/>
    <w:multiLevelType w:val="hybridMultilevel"/>
    <w:tmpl w:val="DC2AB544"/>
    <w:lvl w:ilvl="0" w:tplc="F490FF16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5D2C8B"/>
    <w:multiLevelType w:val="hybridMultilevel"/>
    <w:tmpl w:val="BC187A62"/>
    <w:lvl w:ilvl="0" w:tplc="83E0A37C">
      <w:start w:val="1"/>
      <w:numFmt w:val="decimal"/>
      <w:pStyle w:val="ListNumb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02DE4"/>
    <w:multiLevelType w:val="hybridMultilevel"/>
    <w:tmpl w:val="3F5C2066"/>
    <w:lvl w:ilvl="0" w:tplc="3960A570">
      <w:start w:val="1"/>
      <w:numFmt w:val="decimal"/>
      <w:pStyle w:val="FigureCaption"/>
      <w:lvlText w:val="Figure 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0422D9"/>
    <w:multiLevelType w:val="hybridMultilevel"/>
    <w:tmpl w:val="A65A564C"/>
    <w:lvl w:ilvl="0" w:tplc="FC8E8C30">
      <w:start w:val="1"/>
      <w:numFmt w:val="upperRoman"/>
      <w:pStyle w:val="ListNumber3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3F6FBF"/>
    <w:multiLevelType w:val="hybridMultilevel"/>
    <w:tmpl w:val="90F4610C"/>
    <w:lvl w:ilvl="0" w:tplc="76E8359C">
      <w:start w:val="1"/>
      <w:numFmt w:val="bullet"/>
      <w:pStyle w:val="ListBulle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9712191">
    <w:abstractNumId w:val="6"/>
  </w:num>
  <w:num w:numId="2" w16cid:durableId="627397088">
    <w:abstractNumId w:val="5"/>
  </w:num>
  <w:num w:numId="3" w16cid:durableId="1996184140">
    <w:abstractNumId w:val="4"/>
  </w:num>
  <w:num w:numId="4" w16cid:durableId="1774550773">
    <w:abstractNumId w:val="10"/>
  </w:num>
  <w:num w:numId="5" w16cid:durableId="2143501260">
    <w:abstractNumId w:val="12"/>
  </w:num>
  <w:num w:numId="6" w16cid:durableId="1786847865">
    <w:abstractNumId w:val="15"/>
  </w:num>
  <w:num w:numId="7" w16cid:durableId="996761535">
    <w:abstractNumId w:val="9"/>
  </w:num>
  <w:num w:numId="8" w16cid:durableId="554246329">
    <w:abstractNumId w:val="17"/>
  </w:num>
  <w:num w:numId="9" w16cid:durableId="888882345">
    <w:abstractNumId w:val="13"/>
  </w:num>
  <w:num w:numId="10" w16cid:durableId="718356620">
    <w:abstractNumId w:val="14"/>
  </w:num>
  <w:num w:numId="11" w16cid:durableId="1879470175">
    <w:abstractNumId w:val="18"/>
  </w:num>
  <w:num w:numId="12" w16cid:durableId="1056931366">
    <w:abstractNumId w:val="7"/>
  </w:num>
  <w:num w:numId="13" w16cid:durableId="400521561">
    <w:abstractNumId w:val="16"/>
  </w:num>
  <w:num w:numId="14" w16cid:durableId="1581602468">
    <w:abstractNumId w:val="11"/>
  </w:num>
  <w:num w:numId="15" w16cid:durableId="1045251239">
    <w:abstractNumId w:val="3"/>
  </w:num>
  <w:num w:numId="16" w16cid:durableId="1659377871">
    <w:abstractNumId w:val="2"/>
  </w:num>
  <w:num w:numId="17" w16cid:durableId="1487745889">
    <w:abstractNumId w:val="1"/>
  </w:num>
  <w:num w:numId="18" w16cid:durableId="1202940146">
    <w:abstractNumId w:val="0"/>
  </w:num>
  <w:num w:numId="19" w16cid:durableId="817301082">
    <w:abstractNumId w:val="15"/>
    <w:lvlOverride w:ilvl="0">
      <w:startOverride w:val="1"/>
    </w:lvlOverride>
  </w:num>
  <w:num w:numId="20" w16cid:durableId="1266036482">
    <w:abstractNumId w:val="8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chard Winston">
    <w15:presenceInfo w15:providerId="Windows Live" w15:userId="93da2879995f54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00F3"/>
    <w:rsid w:val="00003855"/>
    <w:rsid w:val="00045CA8"/>
    <w:rsid w:val="00047108"/>
    <w:rsid w:val="000574ED"/>
    <w:rsid w:val="00087A89"/>
    <w:rsid w:val="000B1B67"/>
    <w:rsid w:val="000C0DF8"/>
    <w:rsid w:val="000C460B"/>
    <w:rsid w:val="000C522C"/>
    <w:rsid w:val="000D17EF"/>
    <w:rsid w:val="000D4B70"/>
    <w:rsid w:val="000E2944"/>
    <w:rsid w:val="000E2DB8"/>
    <w:rsid w:val="000F56F9"/>
    <w:rsid w:val="000F5E98"/>
    <w:rsid w:val="000F71D7"/>
    <w:rsid w:val="00111B28"/>
    <w:rsid w:val="00132781"/>
    <w:rsid w:val="00153923"/>
    <w:rsid w:val="0015565F"/>
    <w:rsid w:val="00176782"/>
    <w:rsid w:val="001778CF"/>
    <w:rsid w:val="00191F8C"/>
    <w:rsid w:val="00195BE7"/>
    <w:rsid w:val="0019719F"/>
    <w:rsid w:val="001B36F6"/>
    <w:rsid w:val="001B380D"/>
    <w:rsid w:val="001C02A6"/>
    <w:rsid w:val="001C5C35"/>
    <w:rsid w:val="001D095A"/>
    <w:rsid w:val="001E063A"/>
    <w:rsid w:val="001E0EDF"/>
    <w:rsid w:val="001F1068"/>
    <w:rsid w:val="001F16AD"/>
    <w:rsid w:val="001F1EB4"/>
    <w:rsid w:val="001F6F50"/>
    <w:rsid w:val="001F7B67"/>
    <w:rsid w:val="002121AC"/>
    <w:rsid w:val="00215E7F"/>
    <w:rsid w:val="00216AA8"/>
    <w:rsid w:val="00221BA2"/>
    <w:rsid w:val="00223BE3"/>
    <w:rsid w:val="00227E8E"/>
    <w:rsid w:val="002354E8"/>
    <w:rsid w:val="00236B87"/>
    <w:rsid w:val="00237BDA"/>
    <w:rsid w:val="002450F8"/>
    <w:rsid w:val="002500F3"/>
    <w:rsid w:val="002530C4"/>
    <w:rsid w:val="00262FB7"/>
    <w:rsid w:val="00271408"/>
    <w:rsid w:val="00283214"/>
    <w:rsid w:val="002834EA"/>
    <w:rsid w:val="00284CA4"/>
    <w:rsid w:val="00286C7F"/>
    <w:rsid w:val="0029519C"/>
    <w:rsid w:val="002A13F0"/>
    <w:rsid w:val="002A6991"/>
    <w:rsid w:val="002B1CAB"/>
    <w:rsid w:val="002B329D"/>
    <w:rsid w:val="002B7A30"/>
    <w:rsid w:val="002C09AF"/>
    <w:rsid w:val="002C0BCA"/>
    <w:rsid w:val="002C0FCB"/>
    <w:rsid w:val="002D1431"/>
    <w:rsid w:val="002E105A"/>
    <w:rsid w:val="002E6D53"/>
    <w:rsid w:val="00303987"/>
    <w:rsid w:val="00304FAC"/>
    <w:rsid w:val="00311507"/>
    <w:rsid w:val="00344308"/>
    <w:rsid w:val="0036291C"/>
    <w:rsid w:val="00367838"/>
    <w:rsid w:val="00375D94"/>
    <w:rsid w:val="00376734"/>
    <w:rsid w:val="00384E49"/>
    <w:rsid w:val="003938CE"/>
    <w:rsid w:val="0039551A"/>
    <w:rsid w:val="00396319"/>
    <w:rsid w:val="003977F8"/>
    <w:rsid w:val="003A520F"/>
    <w:rsid w:val="003B0C73"/>
    <w:rsid w:val="003C16F8"/>
    <w:rsid w:val="003D4F1B"/>
    <w:rsid w:val="003D7B48"/>
    <w:rsid w:val="003D7D95"/>
    <w:rsid w:val="004079FF"/>
    <w:rsid w:val="004104F3"/>
    <w:rsid w:val="0041064E"/>
    <w:rsid w:val="0042611A"/>
    <w:rsid w:val="00450824"/>
    <w:rsid w:val="004531C4"/>
    <w:rsid w:val="00474AE4"/>
    <w:rsid w:val="00475952"/>
    <w:rsid w:val="00481B07"/>
    <w:rsid w:val="00482AB7"/>
    <w:rsid w:val="00490714"/>
    <w:rsid w:val="004D3782"/>
    <w:rsid w:val="004D4131"/>
    <w:rsid w:val="004D5B73"/>
    <w:rsid w:val="004E4B63"/>
    <w:rsid w:val="00507201"/>
    <w:rsid w:val="0051733A"/>
    <w:rsid w:val="00522592"/>
    <w:rsid w:val="00522CE3"/>
    <w:rsid w:val="00526723"/>
    <w:rsid w:val="00540893"/>
    <w:rsid w:val="00545B01"/>
    <w:rsid w:val="005507D5"/>
    <w:rsid w:val="00551751"/>
    <w:rsid w:val="0056546D"/>
    <w:rsid w:val="00586812"/>
    <w:rsid w:val="00593C3C"/>
    <w:rsid w:val="00594A87"/>
    <w:rsid w:val="005A5E9B"/>
    <w:rsid w:val="005B1A6E"/>
    <w:rsid w:val="005B5E24"/>
    <w:rsid w:val="005C2DE4"/>
    <w:rsid w:val="005E1179"/>
    <w:rsid w:val="005E1E58"/>
    <w:rsid w:val="005E2F44"/>
    <w:rsid w:val="005E6ABC"/>
    <w:rsid w:val="005F0134"/>
    <w:rsid w:val="006042D9"/>
    <w:rsid w:val="00617F1D"/>
    <w:rsid w:val="0062006D"/>
    <w:rsid w:val="006309BC"/>
    <w:rsid w:val="0064351F"/>
    <w:rsid w:val="00650005"/>
    <w:rsid w:val="00667E73"/>
    <w:rsid w:val="006768E1"/>
    <w:rsid w:val="00676B1D"/>
    <w:rsid w:val="006831DB"/>
    <w:rsid w:val="006837C5"/>
    <w:rsid w:val="00686EA3"/>
    <w:rsid w:val="00687A41"/>
    <w:rsid w:val="0069187A"/>
    <w:rsid w:val="0069710A"/>
    <w:rsid w:val="006B25D3"/>
    <w:rsid w:val="006B67BF"/>
    <w:rsid w:val="006E5D27"/>
    <w:rsid w:val="00701170"/>
    <w:rsid w:val="00716EF9"/>
    <w:rsid w:val="00720E82"/>
    <w:rsid w:val="007260AA"/>
    <w:rsid w:val="00726E14"/>
    <w:rsid w:val="00735FA9"/>
    <w:rsid w:val="00755DDF"/>
    <w:rsid w:val="00764DA8"/>
    <w:rsid w:val="007655BF"/>
    <w:rsid w:val="00772E70"/>
    <w:rsid w:val="007731D8"/>
    <w:rsid w:val="00774853"/>
    <w:rsid w:val="00784F88"/>
    <w:rsid w:val="007B0747"/>
    <w:rsid w:val="007B44E2"/>
    <w:rsid w:val="007F1EE5"/>
    <w:rsid w:val="007F509D"/>
    <w:rsid w:val="0080735D"/>
    <w:rsid w:val="008101AF"/>
    <w:rsid w:val="008114CF"/>
    <w:rsid w:val="00811A40"/>
    <w:rsid w:val="0081552B"/>
    <w:rsid w:val="0082107B"/>
    <w:rsid w:val="008246A3"/>
    <w:rsid w:val="00825C67"/>
    <w:rsid w:val="008413BF"/>
    <w:rsid w:val="00842F3C"/>
    <w:rsid w:val="008435B3"/>
    <w:rsid w:val="008450B3"/>
    <w:rsid w:val="00857C51"/>
    <w:rsid w:val="00862DEE"/>
    <w:rsid w:val="00872DD3"/>
    <w:rsid w:val="00872F0F"/>
    <w:rsid w:val="00884A1A"/>
    <w:rsid w:val="008856C6"/>
    <w:rsid w:val="0089437E"/>
    <w:rsid w:val="00896710"/>
    <w:rsid w:val="008973A5"/>
    <w:rsid w:val="008A1DC8"/>
    <w:rsid w:val="008B2B1F"/>
    <w:rsid w:val="008B7999"/>
    <w:rsid w:val="008D2840"/>
    <w:rsid w:val="008E7155"/>
    <w:rsid w:val="008F0519"/>
    <w:rsid w:val="008F614A"/>
    <w:rsid w:val="008F6CD6"/>
    <w:rsid w:val="008F714C"/>
    <w:rsid w:val="008F739F"/>
    <w:rsid w:val="0091393E"/>
    <w:rsid w:val="009150D9"/>
    <w:rsid w:val="00920E25"/>
    <w:rsid w:val="00923746"/>
    <w:rsid w:val="0092735D"/>
    <w:rsid w:val="00946770"/>
    <w:rsid w:val="009527FE"/>
    <w:rsid w:val="0095618F"/>
    <w:rsid w:val="00956C0E"/>
    <w:rsid w:val="00957DB4"/>
    <w:rsid w:val="009716DF"/>
    <w:rsid w:val="00976075"/>
    <w:rsid w:val="00977BAE"/>
    <w:rsid w:val="00982B68"/>
    <w:rsid w:val="009862D7"/>
    <w:rsid w:val="00991DE3"/>
    <w:rsid w:val="00992F13"/>
    <w:rsid w:val="009A164A"/>
    <w:rsid w:val="009A1854"/>
    <w:rsid w:val="009A7F3B"/>
    <w:rsid w:val="009B0B9B"/>
    <w:rsid w:val="009B22DF"/>
    <w:rsid w:val="009D6E8D"/>
    <w:rsid w:val="009E32FA"/>
    <w:rsid w:val="009F4ACD"/>
    <w:rsid w:val="00A07C5A"/>
    <w:rsid w:val="00A131F7"/>
    <w:rsid w:val="00A13F9A"/>
    <w:rsid w:val="00A14532"/>
    <w:rsid w:val="00A203B3"/>
    <w:rsid w:val="00A346F2"/>
    <w:rsid w:val="00A40A25"/>
    <w:rsid w:val="00A40B02"/>
    <w:rsid w:val="00A526D6"/>
    <w:rsid w:val="00A572E6"/>
    <w:rsid w:val="00A6088A"/>
    <w:rsid w:val="00A62200"/>
    <w:rsid w:val="00A62575"/>
    <w:rsid w:val="00A63EA9"/>
    <w:rsid w:val="00A64F0F"/>
    <w:rsid w:val="00A7069A"/>
    <w:rsid w:val="00A772B9"/>
    <w:rsid w:val="00A82751"/>
    <w:rsid w:val="00A86FBC"/>
    <w:rsid w:val="00AA07ED"/>
    <w:rsid w:val="00AA3B82"/>
    <w:rsid w:val="00AB6B4E"/>
    <w:rsid w:val="00AB6CA0"/>
    <w:rsid w:val="00AB7523"/>
    <w:rsid w:val="00AC3B63"/>
    <w:rsid w:val="00AD0305"/>
    <w:rsid w:val="00AD4F63"/>
    <w:rsid w:val="00AD76E3"/>
    <w:rsid w:val="00AE3CC7"/>
    <w:rsid w:val="00AE53EC"/>
    <w:rsid w:val="00B13FD1"/>
    <w:rsid w:val="00B16CD7"/>
    <w:rsid w:val="00B22AF2"/>
    <w:rsid w:val="00B24551"/>
    <w:rsid w:val="00B32433"/>
    <w:rsid w:val="00B40F8C"/>
    <w:rsid w:val="00B44D9A"/>
    <w:rsid w:val="00B63408"/>
    <w:rsid w:val="00B6639E"/>
    <w:rsid w:val="00B738C5"/>
    <w:rsid w:val="00B74048"/>
    <w:rsid w:val="00B86E30"/>
    <w:rsid w:val="00B960D3"/>
    <w:rsid w:val="00BA3AC6"/>
    <w:rsid w:val="00BA50C3"/>
    <w:rsid w:val="00BA556D"/>
    <w:rsid w:val="00BA6745"/>
    <w:rsid w:val="00BD0A12"/>
    <w:rsid w:val="00BD7E99"/>
    <w:rsid w:val="00BD7F9B"/>
    <w:rsid w:val="00BF6D72"/>
    <w:rsid w:val="00C16B43"/>
    <w:rsid w:val="00C17262"/>
    <w:rsid w:val="00C36C02"/>
    <w:rsid w:val="00C44AE8"/>
    <w:rsid w:val="00C533FF"/>
    <w:rsid w:val="00C54884"/>
    <w:rsid w:val="00C54EA2"/>
    <w:rsid w:val="00C6276A"/>
    <w:rsid w:val="00C652FB"/>
    <w:rsid w:val="00C93E76"/>
    <w:rsid w:val="00CA47A1"/>
    <w:rsid w:val="00CA5E98"/>
    <w:rsid w:val="00CB4047"/>
    <w:rsid w:val="00CD0F2E"/>
    <w:rsid w:val="00CD6B5D"/>
    <w:rsid w:val="00CE57C4"/>
    <w:rsid w:val="00CF396C"/>
    <w:rsid w:val="00D024B9"/>
    <w:rsid w:val="00D0307E"/>
    <w:rsid w:val="00D219F9"/>
    <w:rsid w:val="00D27B82"/>
    <w:rsid w:val="00D400B0"/>
    <w:rsid w:val="00D43B05"/>
    <w:rsid w:val="00D4523D"/>
    <w:rsid w:val="00D53F39"/>
    <w:rsid w:val="00D5419B"/>
    <w:rsid w:val="00D558B3"/>
    <w:rsid w:val="00D5633F"/>
    <w:rsid w:val="00D5760A"/>
    <w:rsid w:val="00D576D5"/>
    <w:rsid w:val="00D771E4"/>
    <w:rsid w:val="00DB79C5"/>
    <w:rsid w:val="00DE6199"/>
    <w:rsid w:val="00DF0020"/>
    <w:rsid w:val="00E0641B"/>
    <w:rsid w:val="00E20EDD"/>
    <w:rsid w:val="00E252CA"/>
    <w:rsid w:val="00E42264"/>
    <w:rsid w:val="00E6049D"/>
    <w:rsid w:val="00E710EC"/>
    <w:rsid w:val="00E75C66"/>
    <w:rsid w:val="00E86548"/>
    <w:rsid w:val="00EA3B42"/>
    <w:rsid w:val="00EA696D"/>
    <w:rsid w:val="00EC26F2"/>
    <w:rsid w:val="00EC2E3F"/>
    <w:rsid w:val="00ED7915"/>
    <w:rsid w:val="00EE1ACF"/>
    <w:rsid w:val="00EE4077"/>
    <w:rsid w:val="00EF0BF5"/>
    <w:rsid w:val="00F01C0B"/>
    <w:rsid w:val="00F03374"/>
    <w:rsid w:val="00F17B4D"/>
    <w:rsid w:val="00F21D01"/>
    <w:rsid w:val="00F24DB5"/>
    <w:rsid w:val="00F30441"/>
    <w:rsid w:val="00F33F4A"/>
    <w:rsid w:val="00F368EA"/>
    <w:rsid w:val="00F36C8C"/>
    <w:rsid w:val="00F42522"/>
    <w:rsid w:val="00F437A0"/>
    <w:rsid w:val="00F524A4"/>
    <w:rsid w:val="00F53193"/>
    <w:rsid w:val="00F5507A"/>
    <w:rsid w:val="00F61127"/>
    <w:rsid w:val="00F702CE"/>
    <w:rsid w:val="00F71280"/>
    <w:rsid w:val="00F83E73"/>
    <w:rsid w:val="00F8480F"/>
    <w:rsid w:val="00F92E73"/>
    <w:rsid w:val="00FD49F9"/>
    <w:rsid w:val="00FD62DF"/>
    <w:rsid w:val="00FD7DE8"/>
    <w:rsid w:val="00FE6CCD"/>
    <w:rsid w:val="00FF438C"/>
    <w:rsid w:val="00FF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00386"/>
  <w15:docId w15:val="{4DB0C267-639C-41D2-A704-5B2650FF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iPriority="0" w:unhideWhenUsed="1" w:qFormat="1"/>
    <w:lsdException w:name="List Number 3" w:semiHidden="1" w:uiPriority="0" w:unhideWhenUsed="1" w:qFormat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778CF"/>
  </w:style>
  <w:style w:type="paragraph" w:styleId="Heading1">
    <w:name w:val="heading 1"/>
    <w:basedOn w:val="Normal"/>
    <w:next w:val="BodyText"/>
    <w:link w:val="Heading1Char"/>
    <w:qFormat/>
    <w:rsid w:val="001778CF"/>
    <w:pPr>
      <w:keepNext/>
      <w:spacing w:before="240" w:after="120"/>
      <w:outlineLvl w:val="0"/>
    </w:pPr>
    <w:rPr>
      <w:rFonts w:ascii="Arial Narrow" w:eastAsia="Times New Roman" w:hAnsi="Arial Narrow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autoRedefine/>
    <w:qFormat/>
    <w:rsid w:val="001778CF"/>
    <w:pPr>
      <w:outlineLvl w:val="1"/>
    </w:pPr>
    <w:rPr>
      <w:bCs w:val="0"/>
      <w:iCs/>
      <w:sz w:val="26"/>
      <w:szCs w:val="26"/>
    </w:rPr>
  </w:style>
  <w:style w:type="paragraph" w:styleId="Heading3">
    <w:name w:val="heading 3"/>
    <w:basedOn w:val="Heading1"/>
    <w:next w:val="BodyText"/>
    <w:link w:val="Heading3Char"/>
    <w:qFormat/>
    <w:rsid w:val="001778CF"/>
    <w:pPr>
      <w:outlineLvl w:val="2"/>
    </w:pPr>
    <w:rPr>
      <w:b w:val="0"/>
      <w:bCs w:val="0"/>
      <w:sz w:val="26"/>
      <w:szCs w:val="26"/>
    </w:rPr>
  </w:style>
  <w:style w:type="paragraph" w:styleId="Heading4">
    <w:name w:val="heading 4"/>
    <w:basedOn w:val="Heading1"/>
    <w:next w:val="BodyText"/>
    <w:link w:val="Heading4Char"/>
    <w:qFormat/>
    <w:rsid w:val="001778CF"/>
    <w:pPr>
      <w:outlineLvl w:val="3"/>
    </w:pPr>
    <w:rPr>
      <w:b w:val="0"/>
      <w:bCs w:val="0"/>
      <w:sz w:val="24"/>
    </w:rPr>
  </w:style>
  <w:style w:type="paragraph" w:styleId="Heading5">
    <w:name w:val="heading 5"/>
    <w:basedOn w:val="Heading1"/>
    <w:next w:val="BodyText"/>
    <w:link w:val="Heading5Char"/>
    <w:qFormat/>
    <w:rsid w:val="001778CF"/>
    <w:pPr>
      <w:outlineLvl w:val="4"/>
    </w:pPr>
    <w:rPr>
      <w:b w:val="0"/>
      <w:bCs w:val="0"/>
      <w:iCs/>
      <w:sz w:val="22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1778CF"/>
    <w:pPr>
      <w:numPr>
        <w:ilvl w:val="5"/>
        <w:numId w:val="4"/>
      </w:numPr>
      <w:spacing w:before="240" w:after="60" w:line="240" w:lineRule="auto"/>
      <w:outlineLvl w:val="5"/>
    </w:pPr>
    <w:rPr>
      <w:rFonts w:eastAsia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semiHidden/>
    <w:qFormat/>
    <w:rsid w:val="001778CF"/>
    <w:pPr>
      <w:numPr>
        <w:ilvl w:val="6"/>
        <w:numId w:val="4"/>
      </w:numPr>
      <w:spacing w:before="240" w:after="60" w:line="240" w:lineRule="auto"/>
      <w:outlineLvl w:val="6"/>
    </w:pPr>
    <w:rPr>
      <w:rFonts w:eastAsia="Times New Roman"/>
    </w:rPr>
  </w:style>
  <w:style w:type="paragraph" w:styleId="Heading8">
    <w:name w:val="heading 8"/>
    <w:basedOn w:val="Normal"/>
    <w:next w:val="Normal"/>
    <w:link w:val="Heading8Char"/>
    <w:uiPriority w:val="99"/>
    <w:semiHidden/>
    <w:qFormat/>
    <w:rsid w:val="001778CF"/>
    <w:pPr>
      <w:numPr>
        <w:ilvl w:val="7"/>
        <w:numId w:val="4"/>
      </w:numPr>
      <w:spacing w:before="240" w:after="60" w:line="240" w:lineRule="auto"/>
      <w:outlineLvl w:val="7"/>
    </w:pPr>
    <w:rPr>
      <w:rFonts w:eastAsia="Times New Roman"/>
      <w:i/>
      <w:iCs/>
    </w:rPr>
  </w:style>
  <w:style w:type="paragraph" w:styleId="Heading9">
    <w:name w:val="heading 9"/>
    <w:basedOn w:val="Normal"/>
    <w:next w:val="Normal"/>
    <w:link w:val="Heading9Char"/>
    <w:uiPriority w:val="99"/>
    <w:semiHidden/>
    <w:qFormat/>
    <w:rsid w:val="001778CF"/>
    <w:pPr>
      <w:numPr>
        <w:ilvl w:val="8"/>
        <w:numId w:val="4"/>
      </w:numPr>
      <w:spacing w:before="240" w:after="60" w:line="240" w:lineRule="auto"/>
      <w:outlineLvl w:val="8"/>
    </w:pPr>
    <w:rPr>
      <w:rFonts w:ascii="Arial Narrow" w:eastAsia="Times New Roman" w:hAnsi="Arial Narrow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1778CF"/>
    <w:pPr>
      <w:ind w:firstLine="72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rsid w:val="001778CF"/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rsid w:val="001778CF"/>
    <w:rPr>
      <w:rFonts w:ascii="Arial Narrow" w:eastAsia="Times New Roman" w:hAnsi="Arial Narrow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778CF"/>
    <w:rPr>
      <w:rFonts w:ascii="Arial Narrow" w:eastAsia="Times New Roman" w:hAnsi="Arial Narrow" w:cs="Arial"/>
      <w:b/>
      <w:iCs/>
      <w:kern w:val="32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1778CF"/>
    <w:rPr>
      <w:rFonts w:ascii="Arial Narrow" w:eastAsia="Times New Roman" w:hAnsi="Arial Narrow" w:cs="Arial"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1778CF"/>
    <w:rPr>
      <w:rFonts w:ascii="Arial Narrow" w:eastAsia="Times New Roman" w:hAnsi="Arial Narrow" w:cs="Arial"/>
      <w:kern w:val="32"/>
      <w:szCs w:val="32"/>
    </w:rPr>
  </w:style>
  <w:style w:type="character" w:customStyle="1" w:styleId="Heading5Char">
    <w:name w:val="Heading 5 Char"/>
    <w:basedOn w:val="DefaultParagraphFont"/>
    <w:link w:val="Heading5"/>
    <w:rsid w:val="001778CF"/>
    <w:rPr>
      <w:rFonts w:ascii="Arial Narrow" w:eastAsia="Times New Roman" w:hAnsi="Arial Narrow" w:cs="Arial"/>
      <w:iCs/>
      <w:kern w:val="32"/>
      <w:sz w:val="2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1778CF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1778CF"/>
    <w:rPr>
      <w:rFonts w:eastAsia="Times New Roman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1778CF"/>
    <w:rPr>
      <w:rFonts w:eastAsia="Times New Roman"/>
      <w:i/>
      <w:iCs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1778CF"/>
    <w:rPr>
      <w:rFonts w:ascii="Arial Narrow" w:eastAsia="Times New Roman" w:hAnsi="Arial Narrow" w:cs="Arial"/>
      <w:sz w:val="22"/>
      <w:szCs w:val="22"/>
    </w:rPr>
  </w:style>
  <w:style w:type="paragraph" w:customStyle="1" w:styleId="Logo">
    <w:name w:val="Logo"/>
    <w:rsid w:val="001778CF"/>
    <w:pPr>
      <w:spacing w:line="240" w:lineRule="auto"/>
    </w:pPr>
    <w:rPr>
      <w:rFonts w:ascii="Arial Narrow" w:eastAsia="Times New Roman" w:hAnsi="Arial Narrow"/>
    </w:rPr>
  </w:style>
  <w:style w:type="paragraph" w:customStyle="1" w:styleId="Publisher">
    <w:name w:val="Publisher"/>
    <w:basedOn w:val="Normal"/>
    <w:autoRedefine/>
    <w:qFormat/>
    <w:rsid w:val="001778CF"/>
    <w:pPr>
      <w:spacing w:before="480" w:line="260" w:lineRule="exact"/>
      <w:ind w:left="2520"/>
    </w:pPr>
    <w:rPr>
      <w:rFonts w:ascii="Arial Narrow" w:eastAsia="Times New Roman" w:hAnsi="Arial Narrow"/>
    </w:rPr>
  </w:style>
  <w:style w:type="paragraph" w:styleId="Signature">
    <w:name w:val="Signature"/>
    <w:basedOn w:val="Normal"/>
    <w:link w:val="SignatureChar"/>
    <w:semiHidden/>
    <w:rsid w:val="001778CF"/>
    <w:pPr>
      <w:spacing w:line="240" w:lineRule="auto"/>
      <w:ind w:left="4320"/>
    </w:pPr>
    <w:rPr>
      <w:rFonts w:eastAsia="Times New Roman"/>
    </w:rPr>
  </w:style>
  <w:style w:type="character" w:customStyle="1" w:styleId="SignatureChar">
    <w:name w:val="Signature Char"/>
    <w:basedOn w:val="DefaultParagraphFont"/>
    <w:link w:val="Signature"/>
    <w:semiHidden/>
    <w:rsid w:val="001778CF"/>
    <w:rPr>
      <w:rFonts w:eastAsia="Times New Roman"/>
    </w:rPr>
  </w:style>
  <w:style w:type="paragraph" w:styleId="Title">
    <w:name w:val="Title"/>
    <w:basedOn w:val="Normal"/>
    <w:next w:val="Authors"/>
    <w:link w:val="TitleChar"/>
    <w:qFormat/>
    <w:rsid w:val="001778CF"/>
    <w:pPr>
      <w:widowControl w:val="0"/>
      <w:spacing w:before="840" w:after="240"/>
      <w:outlineLvl w:val="0"/>
    </w:pPr>
    <w:rPr>
      <w:rFonts w:ascii="Arial Narrow" w:eastAsia="Times New Roman" w:hAnsi="Arial Narrow" w:cs="Arial"/>
      <w:b/>
      <w:bCs/>
      <w:kern w:val="28"/>
      <w:sz w:val="44"/>
      <w:szCs w:val="32"/>
    </w:rPr>
  </w:style>
  <w:style w:type="paragraph" w:customStyle="1" w:styleId="Authors">
    <w:name w:val="Authors"/>
    <w:basedOn w:val="Normal"/>
    <w:next w:val="Heading1"/>
    <w:autoRedefine/>
    <w:qFormat/>
    <w:rsid w:val="001778CF"/>
    <w:pPr>
      <w:spacing w:before="480" w:after="480"/>
    </w:pPr>
    <w:rPr>
      <w:rFonts w:ascii="Arial Narrow" w:eastAsia="Times New Roman" w:hAnsi="Arial Narrow"/>
    </w:rPr>
  </w:style>
  <w:style w:type="character" w:customStyle="1" w:styleId="TitleChar">
    <w:name w:val="Title Char"/>
    <w:basedOn w:val="DefaultParagraphFont"/>
    <w:link w:val="Title"/>
    <w:rsid w:val="001778CF"/>
    <w:rPr>
      <w:rFonts w:ascii="Arial Narrow" w:eastAsia="Times New Roman" w:hAnsi="Arial Narrow" w:cs="Arial"/>
      <w:b/>
      <w:bCs/>
      <w:kern w:val="28"/>
      <w:sz w:val="44"/>
      <w:szCs w:val="32"/>
    </w:rPr>
  </w:style>
  <w:style w:type="paragraph" w:customStyle="1" w:styleId="BodyNoIndent">
    <w:name w:val="BodyNoIndent"/>
    <w:basedOn w:val="BodyText"/>
    <w:qFormat/>
    <w:rsid w:val="001778CF"/>
    <w:pPr>
      <w:ind w:firstLine="0"/>
    </w:pPr>
  </w:style>
  <w:style w:type="paragraph" w:customStyle="1" w:styleId="CoopNote">
    <w:name w:val="CoopNote"/>
    <w:basedOn w:val="Normal"/>
    <w:qFormat/>
    <w:rsid w:val="001778CF"/>
    <w:pPr>
      <w:widowControl w:val="0"/>
      <w:spacing w:before="500"/>
      <w:contextualSpacing/>
    </w:pPr>
    <w:rPr>
      <w:rFonts w:ascii="Arial Narrow" w:eastAsia="Times New Roman" w:hAnsi="Arial Narrow"/>
      <w:b/>
      <w:sz w:val="28"/>
    </w:rPr>
  </w:style>
  <w:style w:type="paragraph" w:customStyle="1" w:styleId="Notes">
    <w:name w:val="Notes"/>
    <w:basedOn w:val="Authors"/>
    <w:semiHidden/>
    <w:rsid w:val="001778CF"/>
  </w:style>
  <w:style w:type="paragraph" w:styleId="ListBullet">
    <w:name w:val="List Bullet"/>
    <w:basedOn w:val="Normal"/>
    <w:qFormat/>
    <w:rsid w:val="001778CF"/>
    <w:pPr>
      <w:numPr>
        <w:numId w:val="10"/>
      </w:numPr>
      <w:contextualSpacing/>
    </w:pPr>
    <w:rPr>
      <w:rFonts w:eastAsia="Times New Roman"/>
    </w:rPr>
  </w:style>
  <w:style w:type="paragraph" w:customStyle="1" w:styleId="FigureCaption">
    <w:name w:val="FigureCaption"/>
    <w:basedOn w:val="Normal"/>
    <w:next w:val="BodyText"/>
    <w:link w:val="FigureCaptionChar"/>
    <w:qFormat/>
    <w:rsid w:val="001778CF"/>
    <w:pPr>
      <w:numPr>
        <w:numId w:val="13"/>
      </w:numPr>
      <w:tabs>
        <w:tab w:val="left" w:pos="1080"/>
      </w:tabs>
      <w:spacing w:after="240"/>
      <w:ind w:left="0" w:firstLine="0"/>
    </w:pPr>
    <w:rPr>
      <w:rFonts w:ascii="Arial Narrow" w:eastAsia="Times New Roman" w:hAnsi="Arial Narrow"/>
      <w:szCs w:val="18"/>
    </w:rPr>
  </w:style>
  <w:style w:type="character" w:customStyle="1" w:styleId="FigureCaptionChar">
    <w:name w:val="FigureCaption Char"/>
    <w:basedOn w:val="DefaultParagraphFont"/>
    <w:link w:val="FigureCaption"/>
    <w:locked/>
    <w:rsid w:val="001778CF"/>
    <w:rPr>
      <w:rFonts w:ascii="Arial Narrow" w:eastAsia="Times New Roman" w:hAnsi="Arial Narrow"/>
      <w:szCs w:val="18"/>
    </w:rPr>
  </w:style>
  <w:style w:type="paragraph" w:customStyle="1" w:styleId="Quotation">
    <w:name w:val="Quotation"/>
    <w:basedOn w:val="Normal"/>
    <w:qFormat/>
    <w:rsid w:val="001778CF"/>
    <w:pPr>
      <w:spacing w:before="80" w:after="80"/>
      <w:ind w:left="403" w:right="691"/>
    </w:pPr>
    <w:rPr>
      <w:rFonts w:eastAsia="Times New Roman"/>
    </w:rPr>
  </w:style>
  <w:style w:type="paragraph" w:customStyle="1" w:styleId="Reference">
    <w:name w:val="Reference"/>
    <w:basedOn w:val="Normal"/>
    <w:link w:val="ReferenceChar"/>
    <w:qFormat/>
    <w:rsid w:val="001778CF"/>
    <w:pPr>
      <w:ind w:left="202" w:hanging="202"/>
    </w:pPr>
    <w:rPr>
      <w:rFonts w:eastAsia="Times New Roman"/>
    </w:rPr>
  </w:style>
  <w:style w:type="character" w:customStyle="1" w:styleId="ReferenceChar">
    <w:name w:val="Reference Char"/>
    <w:basedOn w:val="DefaultParagraphFont"/>
    <w:link w:val="Reference"/>
    <w:rsid w:val="001778CF"/>
    <w:rPr>
      <w:rFonts w:eastAsia="Times New Roman"/>
    </w:rPr>
  </w:style>
  <w:style w:type="character" w:customStyle="1" w:styleId="TableSpannerChar">
    <w:name w:val="TableSpanner Char"/>
    <w:basedOn w:val="DefaultParagraphFont"/>
    <w:link w:val="TableSpanner"/>
    <w:rsid w:val="001778CF"/>
    <w:rPr>
      <w:rFonts w:ascii="Arial Narrow" w:hAnsi="Arial Narrow"/>
      <w:sz w:val="20"/>
      <w:szCs w:val="18"/>
    </w:rPr>
  </w:style>
  <w:style w:type="paragraph" w:customStyle="1" w:styleId="TableSpanner">
    <w:name w:val="TableSpanner"/>
    <w:basedOn w:val="Normal"/>
    <w:link w:val="TableSpannerChar"/>
    <w:qFormat/>
    <w:rsid w:val="001778CF"/>
    <w:pPr>
      <w:keepNext/>
      <w:spacing w:line="220" w:lineRule="exact"/>
      <w:jc w:val="center"/>
    </w:pPr>
    <w:rPr>
      <w:rFonts w:ascii="Arial Narrow" w:hAnsi="Arial Narrow"/>
      <w:sz w:val="20"/>
      <w:szCs w:val="18"/>
    </w:rPr>
  </w:style>
  <w:style w:type="paragraph" w:customStyle="1" w:styleId="SectionHeading">
    <w:name w:val="SectionHeading"/>
    <w:basedOn w:val="Normal"/>
    <w:qFormat/>
    <w:rsid w:val="001778CF"/>
    <w:pPr>
      <w:spacing w:before="480" w:after="480"/>
      <w:outlineLvl w:val="0"/>
    </w:pPr>
    <w:rPr>
      <w:rFonts w:ascii="Arial Narrow" w:eastAsia="Times New Roman" w:hAnsi="Arial Narrow"/>
      <w:b/>
      <w:sz w:val="40"/>
      <w:szCs w:val="40"/>
    </w:rPr>
  </w:style>
  <w:style w:type="paragraph" w:customStyle="1" w:styleId="TOCLists">
    <w:name w:val="TOCLists"/>
    <w:basedOn w:val="TOC1"/>
    <w:uiPriority w:val="1"/>
    <w:qFormat/>
    <w:rsid w:val="001778CF"/>
    <w:pPr>
      <w:tabs>
        <w:tab w:val="left" w:pos="720"/>
      </w:tabs>
      <w:ind w:left="720" w:hanging="720"/>
    </w:pPr>
  </w:style>
  <w:style w:type="paragraph" w:styleId="TOC1">
    <w:name w:val="toc 1"/>
    <w:basedOn w:val="Normal"/>
    <w:next w:val="Noparagraphstyle"/>
    <w:autoRedefine/>
    <w:uiPriority w:val="39"/>
    <w:rsid w:val="001778CF"/>
    <w:pPr>
      <w:tabs>
        <w:tab w:val="right" w:leader="dot" w:pos="9360"/>
      </w:tabs>
      <w:ind w:left="360" w:hanging="360"/>
    </w:pPr>
    <w:rPr>
      <w:rFonts w:ascii="Arial Narrow" w:eastAsia="Times New Roman" w:hAnsi="Arial Narrow"/>
      <w:noProof/>
    </w:rPr>
  </w:style>
  <w:style w:type="paragraph" w:customStyle="1" w:styleId="Noparagraphstyle">
    <w:name w:val="[No paragraph style]"/>
    <w:uiPriority w:val="99"/>
    <w:semiHidden/>
    <w:rsid w:val="001778CF"/>
    <w:pPr>
      <w:autoSpaceDE w:val="0"/>
      <w:autoSpaceDN w:val="0"/>
      <w:adjustRightInd w:val="0"/>
      <w:spacing w:line="288" w:lineRule="auto"/>
      <w:textAlignment w:val="center"/>
    </w:pPr>
    <w:rPr>
      <w:rFonts w:ascii="Times" w:eastAsia="Times New Roman" w:hAnsi="Times" w:cs="Times"/>
      <w:color w:val="000000"/>
    </w:rPr>
  </w:style>
  <w:style w:type="paragraph" w:customStyle="1" w:styleId="TableCellHeading">
    <w:name w:val="TableCellHeading"/>
    <w:basedOn w:val="Normal"/>
    <w:qFormat/>
    <w:rsid w:val="001778CF"/>
    <w:pPr>
      <w:keepNext/>
      <w:spacing w:line="220" w:lineRule="exact"/>
      <w:jc w:val="center"/>
    </w:pPr>
    <w:rPr>
      <w:rFonts w:ascii="Arial Narrow" w:eastAsia="Times New Roman" w:hAnsi="Arial Narrow"/>
      <w:b/>
      <w:sz w:val="20"/>
      <w:szCs w:val="18"/>
    </w:rPr>
  </w:style>
  <w:style w:type="paragraph" w:customStyle="1" w:styleId="TableFootnote">
    <w:name w:val="TableFootnote"/>
    <w:basedOn w:val="Normal"/>
    <w:qFormat/>
    <w:rsid w:val="001778CF"/>
    <w:pPr>
      <w:spacing w:before="80"/>
    </w:pPr>
    <w:rPr>
      <w:rFonts w:eastAsia="Times New Roman"/>
      <w:sz w:val="20"/>
      <w:szCs w:val="16"/>
    </w:rPr>
  </w:style>
  <w:style w:type="paragraph" w:customStyle="1" w:styleId="TableHeadnote">
    <w:name w:val="TableHeadnote"/>
    <w:basedOn w:val="Normal"/>
    <w:next w:val="TableCellHeading"/>
    <w:link w:val="TableHeadnoteChar"/>
    <w:qFormat/>
    <w:rsid w:val="001778CF"/>
    <w:rPr>
      <w:rFonts w:eastAsia="Times New Roman"/>
      <w:sz w:val="20"/>
      <w:szCs w:val="16"/>
    </w:rPr>
  </w:style>
  <w:style w:type="character" w:customStyle="1" w:styleId="TableHeadnoteChar">
    <w:name w:val="TableHeadnote Char"/>
    <w:basedOn w:val="DefaultParagraphFont"/>
    <w:link w:val="TableHeadnote"/>
    <w:rsid w:val="001778CF"/>
    <w:rPr>
      <w:rFonts w:eastAsia="Times New Roman"/>
      <w:sz w:val="20"/>
      <w:szCs w:val="16"/>
    </w:rPr>
  </w:style>
  <w:style w:type="paragraph" w:customStyle="1" w:styleId="TableTitle">
    <w:name w:val="TableTitle"/>
    <w:basedOn w:val="Normal"/>
    <w:next w:val="TableHeadnote"/>
    <w:qFormat/>
    <w:rsid w:val="001778CF"/>
    <w:pPr>
      <w:numPr>
        <w:numId w:val="14"/>
      </w:numPr>
      <w:tabs>
        <w:tab w:val="left" w:pos="990"/>
      </w:tabs>
      <w:spacing w:before="240"/>
      <w:ind w:left="0" w:firstLine="0"/>
    </w:pPr>
    <w:rPr>
      <w:rFonts w:ascii="Arial Narrow" w:eastAsia="Times New Roman" w:hAnsi="Arial Narrow"/>
      <w:szCs w:val="18"/>
    </w:rPr>
  </w:style>
  <w:style w:type="paragraph" w:styleId="TableofFigures">
    <w:name w:val="table of figures"/>
    <w:uiPriority w:val="99"/>
    <w:semiHidden/>
    <w:rsid w:val="001778CF"/>
    <w:rPr>
      <w:rFonts w:ascii="Arial Narrow" w:eastAsia="Times New Roman" w:hAnsi="Arial Narrow"/>
    </w:rPr>
  </w:style>
  <w:style w:type="paragraph" w:customStyle="1" w:styleId="BOTPOffice">
    <w:name w:val="BOTPOffice"/>
    <w:basedOn w:val="Normal"/>
    <w:rsid w:val="001778CF"/>
    <w:pPr>
      <w:spacing w:line="320" w:lineRule="exact"/>
      <w:ind w:left="2520"/>
    </w:pPr>
    <w:rPr>
      <w:rFonts w:ascii="Arial Narrow" w:eastAsia="Times New Roman" w:hAnsi="Arial Narrow"/>
      <w:b/>
      <w:sz w:val="28"/>
      <w:szCs w:val="28"/>
    </w:rPr>
  </w:style>
  <w:style w:type="paragraph" w:customStyle="1" w:styleId="BOTPOfficial">
    <w:name w:val="BOTPOfficial"/>
    <w:basedOn w:val="Normal"/>
    <w:rsid w:val="001778CF"/>
    <w:pPr>
      <w:spacing w:after="240" w:line="320" w:lineRule="atLeast"/>
      <w:ind w:left="2880" w:hanging="360"/>
    </w:pPr>
    <w:rPr>
      <w:rFonts w:ascii="Arial Narrow" w:eastAsia="Times New Roman" w:hAnsi="Arial Narrow"/>
      <w:sz w:val="28"/>
      <w:szCs w:val="28"/>
    </w:rPr>
  </w:style>
  <w:style w:type="paragraph" w:customStyle="1" w:styleId="BOTPNotes">
    <w:name w:val="BOTPNotes"/>
    <w:basedOn w:val="Normal"/>
    <w:link w:val="BOTPNotesChar"/>
    <w:rsid w:val="001778CF"/>
    <w:pPr>
      <w:spacing w:before="1680" w:line="220" w:lineRule="exact"/>
      <w:ind w:left="2520"/>
    </w:pPr>
    <w:rPr>
      <w:rFonts w:ascii="Arial Narrow" w:eastAsia="Times New Roman" w:hAnsi="Arial Narrow"/>
      <w:sz w:val="18"/>
      <w:szCs w:val="18"/>
    </w:rPr>
  </w:style>
  <w:style w:type="character" w:customStyle="1" w:styleId="BOTPNotesChar">
    <w:name w:val="BOTPNotes Char"/>
    <w:basedOn w:val="DefaultParagraphFont"/>
    <w:link w:val="BOTPNotes"/>
    <w:rsid w:val="001778CF"/>
    <w:rPr>
      <w:rFonts w:ascii="Arial Narrow" w:eastAsia="Times New Roman" w:hAnsi="Arial Narrow"/>
      <w:sz w:val="18"/>
      <w:szCs w:val="18"/>
    </w:rPr>
  </w:style>
  <w:style w:type="paragraph" w:customStyle="1" w:styleId="BOTPNotes2">
    <w:name w:val="BOTPNotes2"/>
    <w:basedOn w:val="BOTPNotes"/>
    <w:rsid w:val="001778CF"/>
    <w:pPr>
      <w:spacing w:before="480" w:after="480"/>
    </w:pPr>
  </w:style>
  <w:style w:type="paragraph" w:styleId="Footer">
    <w:name w:val="footer"/>
    <w:basedOn w:val="Normal"/>
    <w:link w:val="FooterChar"/>
    <w:uiPriority w:val="99"/>
    <w:rsid w:val="001778CF"/>
    <w:pPr>
      <w:tabs>
        <w:tab w:val="center" w:pos="4320"/>
        <w:tab w:val="right" w:pos="8640"/>
      </w:tabs>
      <w:spacing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1778CF"/>
    <w:rPr>
      <w:rFonts w:eastAsia="Times New Roman"/>
    </w:rPr>
  </w:style>
  <w:style w:type="character" w:styleId="Hyperlink">
    <w:name w:val="Hyperlink"/>
    <w:basedOn w:val="DefaultParagraphFont"/>
    <w:qFormat/>
    <w:rsid w:val="001778CF"/>
    <w:rPr>
      <w:i w:val="0"/>
      <w:color w:val="0000FF"/>
      <w:u w:val="none"/>
    </w:rPr>
  </w:style>
  <w:style w:type="paragraph" w:styleId="ListNumber">
    <w:name w:val="List Number"/>
    <w:basedOn w:val="Normal"/>
    <w:qFormat/>
    <w:rsid w:val="001778CF"/>
    <w:pPr>
      <w:numPr>
        <w:numId w:val="19"/>
      </w:numPr>
      <w:spacing w:before="80" w:after="80"/>
      <w:contextualSpacing/>
    </w:pPr>
    <w:rPr>
      <w:rFonts w:eastAsia="Times New Roman"/>
    </w:rPr>
  </w:style>
  <w:style w:type="paragraph" w:styleId="ListNumber2">
    <w:name w:val="List Number 2"/>
    <w:basedOn w:val="ListNumber"/>
    <w:qFormat/>
    <w:rsid w:val="001778CF"/>
    <w:pPr>
      <w:numPr>
        <w:numId w:val="7"/>
      </w:numPr>
    </w:pPr>
  </w:style>
  <w:style w:type="paragraph" w:styleId="ListNumber3">
    <w:name w:val="List Number 3"/>
    <w:basedOn w:val="ListNumber"/>
    <w:qFormat/>
    <w:rsid w:val="001778CF"/>
    <w:pPr>
      <w:numPr>
        <w:numId w:val="8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1778CF"/>
    <w:pPr>
      <w:spacing w:line="240" w:lineRule="auto"/>
    </w:pPr>
    <w:rPr>
      <w:rFonts w:eastAsia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78CF"/>
    <w:rPr>
      <w:rFonts w:eastAsia="Times New Roman"/>
    </w:rPr>
  </w:style>
  <w:style w:type="character" w:styleId="PageNumber">
    <w:name w:val="page number"/>
    <w:basedOn w:val="DefaultParagraphFont"/>
    <w:uiPriority w:val="99"/>
    <w:semiHidden/>
    <w:rsid w:val="001778CF"/>
  </w:style>
  <w:style w:type="table" w:styleId="Table3Deffects1">
    <w:name w:val="Table 3D effects 1"/>
    <w:basedOn w:val="TableNormal"/>
    <w:semiHidden/>
    <w:rsid w:val="001778CF"/>
    <w:pPr>
      <w:spacing w:line="240" w:lineRule="auto"/>
    </w:pPr>
    <w:rPr>
      <w:rFonts w:eastAsia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78CF"/>
    <w:pPr>
      <w:spacing w:line="240" w:lineRule="auto"/>
    </w:pPr>
    <w:rPr>
      <w:rFonts w:eastAsia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78CF"/>
    <w:pPr>
      <w:spacing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78CF"/>
    <w:pPr>
      <w:spacing w:line="240" w:lineRule="auto"/>
    </w:pPr>
    <w:rPr>
      <w:rFonts w:eastAsia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78CF"/>
    <w:pPr>
      <w:spacing w:line="240" w:lineRule="auto"/>
    </w:pPr>
    <w:rPr>
      <w:rFonts w:eastAsia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78CF"/>
    <w:pPr>
      <w:spacing w:line="240" w:lineRule="auto"/>
    </w:pPr>
    <w:rPr>
      <w:rFonts w:eastAsia="Times New Roman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78CF"/>
    <w:pPr>
      <w:spacing w:line="240" w:lineRule="auto"/>
    </w:pPr>
    <w:rPr>
      <w:rFonts w:eastAsia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78CF"/>
    <w:pPr>
      <w:spacing w:line="240" w:lineRule="auto"/>
    </w:pPr>
    <w:rPr>
      <w:rFonts w:eastAsia="Times New Roman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78CF"/>
    <w:pPr>
      <w:spacing w:line="240" w:lineRule="auto"/>
    </w:pPr>
    <w:rPr>
      <w:rFonts w:eastAsia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78CF"/>
    <w:pPr>
      <w:spacing w:line="240" w:lineRule="auto"/>
    </w:pPr>
    <w:rPr>
      <w:rFonts w:eastAsia="Times New Roma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78CF"/>
    <w:pPr>
      <w:spacing w:line="240" w:lineRule="auto"/>
    </w:pPr>
    <w:rPr>
      <w:rFonts w:eastAsia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1778CF"/>
    <w:pPr>
      <w:spacing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78CF"/>
    <w:pPr>
      <w:spacing w:line="240" w:lineRule="auto"/>
    </w:pPr>
    <w:rPr>
      <w:rFonts w:eastAsia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78CF"/>
    <w:pPr>
      <w:spacing w:line="240" w:lineRule="auto"/>
    </w:pPr>
    <w:rPr>
      <w:rFonts w:eastAsia="Times New Roma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78CF"/>
    <w:pPr>
      <w:spacing w:line="240" w:lineRule="auto"/>
    </w:pPr>
    <w:rPr>
      <w:rFonts w:eastAsia="Times New Roman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78CF"/>
    <w:pPr>
      <w:spacing w:line="240" w:lineRule="auto"/>
    </w:pPr>
    <w:rPr>
      <w:rFonts w:eastAsia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78CF"/>
    <w:pPr>
      <w:spacing w:line="240" w:lineRule="auto"/>
    </w:pPr>
    <w:rPr>
      <w:rFonts w:eastAsia="Times New Roma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78CF"/>
    <w:pPr>
      <w:spacing w:line="240" w:lineRule="auto"/>
    </w:pPr>
    <w:rPr>
      <w:rFonts w:eastAsia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78CF"/>
    <w:pPr>
      <w:spacing w:line="240" w:lineRule="auto"/>
    </w:pPr>
    <w:rPr>
      <w:rFonts w:eastAsia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78CF"/>
    <w:pPr>
      <w:spacing w:line="240" w:lineRule="auto"/>
    </w:pPr>
    <w:rPr>
      <w:rFonts w:eastAsia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78CF"/>
    <w:pPr>
      <w:spacing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78CF"/>
    <w:pPr>
      <w:spacing w:line="240" w:lineRule="auto"/>
    </w:pPr>
    <w:rPr>
      <w:rFonts w:eastAsia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78CF"/>
    <w:pPr>
      <w:spacing w:line="240" w:lineRule="auto"/>
    </w:pPr>
    <w:rPr>
      <w:rFonts w:eastAsia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78CF"/>
    <w:pPr>
      <w:spacing w:line="240" w:lineRule="auto"/>
    </w:pPr>
    <w:rPr>
      <w:rFonts w:eastAsia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Bullet2">
    <w:name w:val="List Bullet 2"/>
    <w:basedOn w:val="Normal"/>
    <w:qFormat/>
    <w:rsid w:val="001778CF"/>
    <w:pPr>
      <w:numPr>
        <w:numId w:val="11"/>
      </w:numPr>
      <w:contextualSpacing/>
    </w:pPr>
    <w:rPr>
      <w:rFonts w:eastAsia="Times New Roman"/>
    </w:rPr>
  </w:style>
  <w:style w:type="paragraph" w:styleId="ListBullet3">
    <w:name w:val="List Bullet 3"/>
    <w:basedOn w:val="Normal"/>
    <w:qFormat/>
    <w:rsid w:val="001778CF"/>
    <w:pPr>
      <w:numPr>
        <w:numId w:val="12"/>
      </w:numPr>
      <w:contextualSpacing/>
    </w:pPr>
    <w:rPr>
      <w:rFonts w:eastAsia="Times New Roman"/>
    </w:rPr>
  </w:style>
  <w:style w:type="character" w:customStyle="1" w:styleId="Run-inHead">
    <w:name w:val="Run-inHead"/>
    <w:basedOn w:val="DefaultParagraphFont"/>
    <w:qFormat/>
    <w:rsid w:val="001778CF"/>
    <w:rPr>
      <w:rFonts w:ascii="Times New Roman" w:hAnsi="Times New Roman"/>
      <w:i/>
      <w:sz w:val="24"/>
      <w:szCs w:val="20"/>
    </w:rPr>
  </w:style>
  <w:style w:type="character" w:customStyle="1" w:styleId="Subscript">
    <w:name w:val="Subscript"/>
    <w:basedOn w:val="DefaultParagraphFont"/>
    <w:qFormat/>
    <w:rsid w:val="001778CF"/>
    <w:rPr>
      <w:vertAlign w:val="subscript"/>
    </w:rPr>
  </w:style>
  <w:style w:type="character" w:customStyle="1" w:styleId="Superscript">
    <w:name w:val="Superscript"/>
    <w:basedOn w:val="DefaultParagraphFont"/>
    <w:qFormat/>
    <w:rsid w:val="001778CF"/>
    <w:rPr>
      <w:vertAlign w:val="superscript"/>
    </w:rPr>
  </w:style>
  <w:style w:type="paragraph" w:customStyle="1" w:styleId="Series">
    <w:name w:val="Series"/>
    <w:rsid w:val="001778CF"/>
    <w:pPr>
      <w:spacing w:before="1440" w:after="1440" w:line="240" w:lineRule="auto"/>
    </w:pPr>
    <w:rPr>
      <w:rFonts w:ascii="Arial Narrow" w:eastAsia="Times New Roman" w:hAnsi="Arial Narrow" w:cs="Arial"/>
      <w:bCs/>
      <w:kern w:val="32"/>
      <w:sz w:val="28"/>
      <w:szCs w:val="32"/>
    </w:rPr>
  </w:style>
  <w:style w:type="paragraph" w:customStyle="1" w:styleId="DBID">
    <w:name w:val="DBID"/>
    <w:rsid w:val="001778CF"/>
    <w:pPr>
      <w:spacing w:line="240" w:lineRule="auto"/>
      <w:contextualSpacing/>
    </w:pPr>
    <w:rPr>
      <w:rFonts w:ascii="Arial Narrow" w:eastAsia="Times New Roman" w:hAnsi="Arial Narrow" w:cs="Arial"/>
      <w:b/>
      <w:bCs/>
      <w:kern w:val="32"/>
      <w:szCs w:val="32"/>
    </w:rPr>
  </w:style>
  <w:style w:type="paragraph" w:customStyle="1" w:styleId="GlossaryDefinition">
    <w:name w:val="GlossaryDefinition"/>
    <w:basedOn w:val="BodyText"/>
    <w:qFormat/>
    <w:rsid w:val="001778CF"/>
    <w:pPr>
      <w:ind w:firstLine="0"/>
      <w:contextualSpacing/>
    </w:pPr>
  </w:style>
  <w:style w:type="character" w:customStyle="1" w:styleId="GlossaryTerm">
    <w:name w:val="GlossaryTerm"/>
    <w:basedOn w:val="DefaultParagraphFont"/>
    <w:qFormat/>
    <w:rsid w:val="001778CF"/>
    <w:rPr>
      <w:rFonts w:ascii="Arial Narrow" w:hAnsi="Arial Narrow"/>
      <w:b/>
    </w:rPr>
  </w:style>
  <w:style w:type="character" w:styleId="Emphasis">
    <w:name w:val="Emphasis"/>
    <w:basedOn w:val="DefaultParagraphFont"/>
    <w:qFormat/>
    <w:rsid w:val="001778CF"/>
    <w:rPr>
      <w:i/>
      <w:iCs/>
    </w:rPr>
  </w:style>
  <w:style w:type="character" w:styleId="Strong">
    <w:name w:val="Strong"/>
    <w:basedOn w:val="DefaultParagraphFont"/>
    <w:qFormat/>
    <w:rsid w:val="001778CF"/>
    <w:rPr>
      <w:b/>
      <w:bCs/>
    </w:rPr>
  </w:style>
  <w:style w:type="character" w:customStyle="1" w:styleId="SubEmphasis">
    <w:name w:val="SubEmphasis"/>
    <w:basedOn w:val="DefaultParagraphFont"/>
    <w:uiPriority w:val="1"/>
    <w:rsid w:val="001778CF"/>
    <w:rPr>
      <w:i/>
      <w:vertAlign w:val="subscript"/>
    </w:rPr>
  </w:style>
  <w:style w:type="paragraph" w:customStyle="1" w:styleId="TOCHeading1">
    <w:name w:val="TOCHeading1"/>
    <w:basedOn w:val="Heading1"/>
    <w:uiPriority w:val="1"/>
    <w:qFormat/>
    <w:rsid w:val="001778CF"/>
    <w:pPr>
      <w:outlineLvl w:val="9"/>
    </w:pPr>
  </w:style>
  <w:style w:type="paragraph" w:customStyle="1" w:styleId="ConvFactorBody">
    <w:name w:val="ConvFactorBody"/>
    <w:basedOn w:val="Normal"/>
    <w:qFormat/>
    <w:rsid w:val="001778CF"/>
    <w:pPr>
      <w:tabs>
        <w:tab w:val="left" w:pos="1260"/>
      </w:tabs>
      <w:autoSpaceDE w:val="0"/>
      <w:autoSpaceDN w:val="0"/>
      <w:adjustRightInd w:val="0"/>
      <w:spacing w:before="120"/>
      <w:contextualSpacing/>
      <w:textAlignment w:val="baseline"/>
    </w:pPr>
    <w:rPr>
      <w:rFonts w:ascii="Arial Narrow" w:eastAsia="Times New Roman" w:hAnsi="Arial Narrow" w:cs="Univers 57 Condensed"/>
      <w:color w:val="000000"/>
      <w:sz w:val="20"/>
    </w:rPr>
  </w:style>
  <w:style w:type="paragraph" w:customStyle="1" w:styleId="TableCellBody">
    <w:name w:val="TableCellBody"/>
    <w:basedOn w:val="BodyText"/>
    <w:qFormat/>
    <w:rsid w:val="001778CF"/>
    <w:pPr>
      <w:spacing w:line="240" w:lineRule="auto"/>
      <w:ind w:left="180" w:hanging="180"/>
    </w:pPr>
    <w:rPr>
      <w:sz w:val="20"/>
    </w:rPr>
  </w:style>
  <w:style w:type="paragraph" w:customStyle="1" w:styleId="TableCellDecAlign">
    <w:name w:val="TableCellDecAlign"/>
    <w:basedOn w:val="BodyText"/>
    <w:qFormat/>
    <w:rsid w:val="001778CF"/>
    <w:pPr>
      <w:tabs>
        <w:tab w:val="decimal" w:pos="391"/>
      </w:tabs>
      <w:spacing w:line="240" w:lineRule="auto"/>
      <w:ind w:firstLine="0"/>
    </w:pPr>
    <w:rPr>
      <w:sz w:val="20"/>
    </w:rPr>
  </w:style>
  <w:style w:type="paragraph" w:styleId="TOC2">
    <w:name w:val="toc 2"/>
    <w:basedOn w:val="TOC1"/>
    <w:next w:val="Noparagraphstyle"/>
    <w:autoRedefine/>
    <w:uiPriority w:val="39"/>
    <w:rsid w:val="001778CF"/>
    <w:pPr>
      <w:ind w:left="547"/>
    </w:pPr>
  </w:style>
  <w:style w:type="paragraph" w:styleId="TOC3">
    <w:name w:val="toc 3"/>
    <w:basedOn w:val="TOC1"/>
    <w:next w:val="Noparagraphstyle"/>
    <w:autoRedefine/>
    <w:uiPriority w:val="39"/>
    <w:rsid w:val="001778CF"/>
    <w:pPr>
      <w:ind w:left="792"/>
    </w:pPr>
  </w:style>
  <w:style w:type="paragraph" w:styleId="TOC4">
    <w:name w:val="toc 4"/>
    <w:basedOn w:val="TOC1"/>
    <w:next w:val="Noparagraphstyle"/>
    <w:autoRedefine/>
    <w:uiPriority w:val="39"/>
    <w:rsid w:val="001778CF"/>
    <w:pPr>
      <w:ind w:left="972"/>
    </w:pPr>
  </w:style>
  <w:style w:type="paragraph" w:styleId="TOC5">
    <w:name w:val="toc 5"/>
    <w:basedOn w:val="TOC1"/>
    <w:next w:val="Noparagraphstyle"/>
    <w:autoRedefine/>
    <w:uiPriority w:val="39"/>
    <w:rsid w:val="001778CF"/>
    <w:pPr>
      <w:ind w:left="1224"/>
    </w:pPr>
  </w:style>
  <w:style w:type="character" w:customStyle="1" w:styleId="SuperEmphasis">
    <w:name w:val="SuperEmphasis"/>
    <w:basedOn w:val="DefaultParagraphFont"/>
    <w:uiPriority w:val="1"/>
    <w:rsid w:val="001778CF"/>
    <w:rPr>
      <w:i/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778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78CF"/>
    <w:rPr>
      <w:rFonts w:eastAsia="Times New Roman"/>
      <w:b/>
      <w:bCs/>
    </w:rPr>
  </w:style>
  <w:style w:type="paragraph" w:customStyle="1" w:styleId="TOCHeading2">
    <w:name w:val="TOCHeading2"/>
    <w:basedOn w:val="TOCHeading1"/>
    <w:uiPriority w:val="1"/>
    <w:qFormat/>
    <w:rsid w:val="001778CF"/>
    <w:rPr>
      <w:sz w:val="26"/>
    </w:rPr>
  </w:style>
  <w:style w:type="paragraph" w:customStyle="1" w:styleId="EquationNumbered">
    <w:name w:val="Equation (Numbered)"/>
    <w:basedOn w:val="Normal"/>
    <w:next w:val="BodyText"/>
    <w:qFormat/>
    <w:rsid w:val="001778CF"/>
    <w:pPr>
      <w:tabs>
        <w:tab w:val="center" w:pos="4680"/>
        <w:tab w:val="right" w:pos="10080"/>
      </w:tabs>
      <w:spacing w:before="120" w:after="120"/>
    </w:pPr>
  </w:style>
  <w:style w:type="paragraph" w:customStyle="1" w:styleId="EquationWhere">
    <w:name w:val="EquationWhere"/>
    <w:basedOn w:val="Normal"/>
    <w:qFormat/>
    <w:rsid w:val="001778CF"/>
    <w:pPr>
      <w:tabs>
        <w:tab w:val="right" w:pos="1080"/>
        <w:tab w:val="left" w:pos="1800"/>
      </w:tabs>
      <w:ind w:left="1800" w:hanging="1800"/>
      <w:contextualSpacing/>
    </w:pPr>
    <w:rPr>
      <w:rFonts w:eastAsia="Times New Roman"/>
    </w:rPr>
  </w:style>
  <w:style w:type="paragraph" w:styleId="NormalWeb">
    <w:name w:val="Normal (Web)"/>
    <w:basedOn w:val="Normal"/>
    <w:link w:val="NormalWebChar"/>
    <w:uiPriority w:val="99"/>
    <w:semiHidden/>
    <w:rsid w:val="001778CF"/>
    <w:pPr>
      <w:spacing w:before="100" w:beforeAutospacing="1" w:after="100" w:afterAutospacing="1" w:line="240" w:lineRule="auto"/>
    </w:pPr>
    <w:rPr>
      <w:rFonts w:eastAsia="Times New Roman"/>
      <w:lang w:eastAsia="zh-CN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locked/>
    <w:rsid w:val="001778CF"/>
    <w:rPr>
      <w:rFonts w:eastAsia="Times New Roman"/>
      <w:lang w:eastAsia="zh-CN"/>
    </w:rPr>
  </w:style>
  <w:style w:type="paragraph" w:customStyle="1" w:styleId="Numbered1">
    <w:name w:val="Numbered1"/>
    <w:uiPriority w:val="99"/>
    <w:semiHidden/>
    <w:rsid w:val="001778CF"/>
    <w:pPr>
      <w:spacing w:line="240" w:lineRule="auto"/>
      <w:ind w:left="360" w:hanging="360"/>
    </w:pPr>
    <w:rPr>
      <w:rFonts w:ascii="Arial Narrow" w:eastAsia="Times New Roman" w:hAnsi="Arial Narrow" w:cs="Arial"/>
      <w:b/>
      <w:bCs/>
      <w:kern w:val="32"/>
      <w:sz w:val="32"/>
      <w:szCs w:val="32"/>
    </w:rPr>
  </w:style>
  <w:style w:type="paragraph" w:customStyle="1" w:styleId="Numbered2">
    <w:name w:val="Numbered2"/>
    <w:basedOn w:val="Numbered1"/>
    <w:uiPriority w:val="99"/>
    <w:semiHidden/>
    <w:rsid w:val="001778CF"/>
    <w:pPr>
      <w:numPr>
        <w:ilvl w:val="1"/>
      </w:numPr>
      <w:ind w:left="360" w:hanging="360"/>
    </w:pPr>
    <w:rPr>
      <w:sz w:val="26"/>
      <w:szCs w:val="26"/>
    </w:rPr>
  </w:style>
  <w:style w:type="paragraph" w:customStyle="1" w:styleId="Numbered3">
    <w:name w:val="Numbered3"/>
    <w:basedOn w:val="Numbered2"/>
    <w:uiPriority w:val="99"/>
    <w:semiHidden/>
    <w:rsid w:val="001778CF"/>
    <w:pPr>
      <w:numPr>
        <w:ilvl w:val="2"/>
      </w:numPr>
      <w:ind w:left="360" w:hanging="360"/>
    </w:pPr>
    <w:rPr>
      <w:b w:val="0"/>
    </w:rPr>
  </w:style>
  <w:style w:type="paragraph" w:customStyle="1" w:styleId="Numbered4">
    <w:name w:val="Numbered4"/>
    <w:basedOn w:val="Numbered2"/>
    <w:uiPriority w:val="99"/>
    <w:semiHidden/>
    <w:rsid w:val="001778CF"/>
    <w:pPr>
      <w:numPr>
        <w:ilvl w:val="3"/>
      </w:numPr>
      <w:ind w:left="360" w:hanging="360"/>
    </w:pPr>
    <w:rPr>
      <w:b w:val="0"/>
      <w:sz w:val="24"/>
      <w:szCs w:val="24"/>
    </w:rPr>
  </w:style>
  <w:style w:type="paragraph" w:customStyle="1" w:styleId="Numbered5">
    <w:name w:val="Numbered5"/>
    <w:basedOn w:val="Numbered4"/>
    <w:uiPriority w:val="99"/>
    <w:semiHidden/>
    <w:rsid w:val="001778CF"/>
    <w:pPr>
      <w:numPr>
        <w:ilvl w:val="4"/>
      </w:numPr>
      <w:ind w:left="360" w:hanging="360"/>
    </w:pPr>
    <w:rPr>
      <w:i/>
    </w:rPr>
  </w:style>
  <w:style w:type="paragraph" w:customStyle="1" w:styleId="TableCell">
    <w:name w:val="Table Cell"/>
    <w:basedOn w:val="Normal"/>
    <w:link w:val="TableCellChar1"/>
    <w:uiPriority w:val="99"/>
    <w:semiHidden/>
    <w:qFormat/>
    <w:rsid w:val="001778CF"/>
    <w:pPr>
      <w:spacing w:line="240" w:lineRule="auto"/>
    </w:pPr>
    <w:rPr>
      <w:rFonts w:eastAsiaTheme="majorEastAsia" w:cstheme="majorBidi"/>
      <w:bCs/>
      <w:szCs w:val="26"/>
    </w:rPr>
  </w:style>
  <w:style w:type="character" w:customStyle="1" w:styleId="TableCellChar1">
    <w:name w:val="Table Cell Char1"/>
    <w:link w:val="TableCell"/>
    <w:uiPriority w:val="99"/>
    <w:semiHidden/>
    <w:rsid w:val="001778CF"/>
    <w:rPr>
      <w:rFonts w:eastAsiaTheme="majorEastAsia" w:cstheme="majorBidi"/>
      <w:bCs/>
      <w:szCs w:val="26"/>
    </w:rPr>
  </w:style>
  <w:style w:type="character" w:customStyle="1" w:styleId="TableCellChar">
    <w:name w:val="Table Cell Char"/>
    <w:basedOn w:val="TableHeadnoteChar"/>
    <w:uiPriority w:val="99"/>
    <w:semiHidden/>
    <w:rsid w:val="001778CF"/>
    <w:rPr>
      <w:rFonts w:eastAsia="Times New Roman"/>
      <w:sz w:val="18"/>
      <w:szCs w:val="16"/>
    </w:rPr>
  </w:style>
  <w:style w:type="paragraph" w:customStyle="1" w:styleId="ReferenceList">
    <w:name w:val="Reference List"/>
    <w:basedOn w:val="Reference"/>
    <w:link w:val="ReferenceListChar"/>
    <w:uiPriority w:val="99"/>
    <w:semiHidden/>
    <w:qFormat/>
    <w:rsid w:val="001778CF"/>
    <w:pPr>
      <w:spacing w:line="240" w:lineRule="auto"/>
    </w:pPr>
  </w:style>
  <w:style w:type="character" w:customStyle="1" w:styleId="ReferenceListChar">
    <w:name w:val="Reference List Char"/>
    <w:basedOn w:val="ReferenceChar"/>
    <w:link w:val="ReferenceList"/>
    <w:uiPriority w:val="99"/>
    <w:semiHidden/>
    <w:rsid w:val="001778CF"/>
    <w:rPr>
      <w:rFonts w:eastAsia="Times New Roman"/>
    </w:rPr>
  </w:style>
  <w:style w:type="paragraph" w:styleId="FootnoteText">
    <w:name w:val="footnote text"/>
    <w:basedOn w:val="Normal"/>
    <w:link w:val="FootnoteTextChar"/>
    <w:rsid w:val="001778CF"/>
    <w:pPr>
      <w:spacing w:line="240" w:lineRule="auto"/>
    </w:pPr>
    <w:rPr>
      <w:rFonts w:eastAsia="Times New Roman"/>
    </w:rPr>
  </w:style>
  <w:style w:type="character" w:customStyle="1" w:styleId="FootnoteTextChar">
    <w:name w:val="Footnote Text Char"/>
    <w:basedOn w:val="DefaultParagraphFont"/>
    <w:link w:val="FootnoteText"/>
    <w:rsid w:val="001778CF"/>
    <w:rPr>
      <w:rFonts w:eastAsia="Times New Roman"/>
    </w:rPr>
  </w:style>
  <w:style w:type="paragraph" w:styleId="Header">
    <w:name w:val="header"/>
    <w:basedOn w:val="Normal"/>
    <w:link w:val="HeaderChar"/>
    <w:uiPriority w:val="99"/>
    <w:semiHidden/>
    <w:rsid w:val="001778CF"/>
    <w:pPr>
      <w:tabs>
        <w:tab w:val="center" w:pos="4680"/>
        <w:tab w:val="right" w:pos="9360"/>
      </w:tabs>
      <w:spacing w:line="240" w:lineRule="auto"/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778CF"/>
    <w:rPr>
      <w:rFonts w:eastAsia="Times New Roman"/>
    </w:rPr>
  </w:style>
  <w:style w:type="paragraph" w:styleId="Caption">
    <w:name w:val="caption"/>
    <w:basedOn w:val="Normal"/>
    <w:next w:val="Normal"/>
    <w:uiPriority w:val="99"/>
    <w:semiHidden/>
    <w:qFormat/>
    <w:rsid w:val="001778CF"/>
    <w:pPr>
      <w:spacing w:after="200" w:line="240" w:lineRule="auto"/>
    </w:pPr>
    <w:rPr>
      <w:rFonts w:eastAsia="Times New Roman"/>
      <w:b/>
      <w:bCs/>
      <w:color w:val="4F81BD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rsid w:val="001778CF"/>
    <w:rPr>
      <w:rFonts w:cs="Times New Roman"/>
      <w:sz w:val="16"/>
      <w:szCs w:val="16"/>
    </w:rPr>
  </w:style>
  <w:style w:type="paragraph" w:customStyle="1" w:styleId="InPocket">
    <w:name w:val="InPocket"/>
    <w:basedOn w:val="TableofFigures"/>
    <w:qFormat/>
    <w:rsid w:val="001778CF"/>
    <w:pPr>
      <w:tabs>
        <w:tab w:val="left" w:pos="1200"/>
        <w:tab w:val="right" w:leader="dot" w:pos="10257"/>
      </w:tabs>
    </w:pPr>
  </w:style>
  <w:style w:type="paragraph" w:customStyle="1" w:styleId="FigureInsert">
    <w:name w:val="FigureInsert"/>
    <w:next w:val="FigureCaption"/>
    <w:qFormat/>
    <w:rsid w:val="001778CF"/>
    <w:pPr>
      <w:keepNext/>
      <w:spacing w:before="240" w:after="120"/>
    </w:pPr>
    <w:rPr>
      <w:rFonts w:eastAsia="Times New Roman"/>
      <w:b/>
      <w:szCs w:val="40"/>
    </w:rPr>
  </w:style>
  <w:style w:type="paragraph" w:customStyle="1" w:styleId="TOCListsGrouped">
    <w:name w:val="TOCListsGrouped"/>
    <w:basedOn w:val="TOCLists"/>
    <w:uiPriority w:val="1"/>
    <w:qFormat/>
    <w:rsid w:val="001778CF"/>
    <w:pPr>
      <w:tabs>
        <w:tab w:val="left" w:pos="1350"/>
      </w:tabs>
      <w:ind w:left="1350" w:hanging="1350"/>
    </w:pPr>
  </w:style>
  <w:style w:type="paragraph" w:customStyle="1" w:styleId="ConvFactorNote">
    <w:name w:val="ConvFactorNote"/>
    <w:basedOn w:val="TableHeadnote"/>
    <w:rsid w:val="001778CF"/>
    <w:pPr>
      <w:keepNext/>
      <w:spacing w:line="240" w:lineRule="auto"/>
    </w:pPr>
    <w:rPr>
      <w:rFonts w:ascii="Arial Narrow" w:hAnsi="Arial Narrow"/>
      <w:szCs w:val="20"/>
    </w:rPr>
  </w:style>
  <w:style w:type="paragraph" w:customStyle="1" w:styleId="ISBNISSN">
    <w:name w:val="ISBN/ISSN"/>
    <w:basedOn w:val="BOTPNotes2"/>
    <w:rsid w:val="001778CF"/>
    <w:pPr>
      <w:spacing w:before="240" w:line="240" w:lineRule="auto"/>
    </w:pPr>
    <w:rPr>
      <w:sz w:val="12"/>
    </w:rPr>
  </w:style>
  <w:style w:type="paragraph" w:customStyle="1" w:styleId="Version">
    <w:name w:val="Version"/>
    <w:rsid w:val="001778CF"/>
    <w:pPr>
      <w:spacing w:line="240" w:lineRule="auto"/>
    </w:pPr>
    <w:rPr>
      <w:rFonts w:ascii="Arial Narrow" w:eastAsia="Times New Roman" w:hAnsi="Arial Narrow" w:cs="Arial"/>
      <w:bCs/>
      <w:kern w:val="32"/>
      <w:szCs w:val="32"/>
    </w:rPr>
  </w:style>
  <w:style w:type="paragraph" w:customStyle="1" w:styleId="ISSNISBNDOIBackCover">
    <w:name w:val="ISSN/ISBN/DOI Back Cover"/>
    <w:basedOn w:val="ISBNISSN"/>
    <w:semiHidden/>
    <w:rsid w:val="001778CF"/>
    <w:pPr>
      <w:spacing w:before="11600" w:after="0"/>
      <w:ind w:left="8107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1778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8CF"/>
    <w:rPr>
      <w:rFonts w:ascii="Tahoma" w:hAnsi="Tahoma" w:cs="Tahoma"/>
      <w:sz w:val="16"/>
      <w:szCs w:val="16"/>
    </w:rPr>
  </w:style>
  <w:style w:type="paragraph" w:customStyle="1" w:styleId="ugtext">
    <w:name w:val="ug_text"/>
    <w:basedOn w:val="BodyText"/>
    <w:semiHidden/>
    <w:unhideWhenUsed/>
    <w:rsid w:val="001778CF"/>
    <w:pPr>
      <w:spacing w:line="240" w:lineRule="auto"/>
    </w:pPr>
  </w:style>
  <w:style w:type="paragraph" w:customStyle="1" w:styleId="uglist">
    <w:name w:val="ug_list"/>
    <w:basedOn w:val="ListBullet"/>
    <w:semiHidden/>
    <w:rsid w:val="001778CF"/>
    <w:pPr>
      <w:spacing w:line="240" w:lineRule="auto"/>
    </w:pPr>
    <w:rPr>
      <w:szCs w:val="20"/>
    </w:rPr>
  </w:style>
  <w:style w:type="paragraph" w:customStyle="1" w:styleId="ugheadnote">
    <w:name w:val="ug_headnote"/>
    <w:basedOn w:val="TableHeadnote"/>
    <w:semiHidden/>
    <w:unhideWhenUsed/>
    <w:rsid w:val="001778CF"/>
    <w:pPr>
      <w:spacing w:after="120" w:line="240" w:lineRule="auto"/>
    </w:pPr>
  </w:style>
  <w:style w:type="paragraph" w:customStyle="1" w:styleId="ugno-list">
    <w:name w:val="ug_no-list"/>
    <w:basedOn w:val="ListNumber"/>
    <w:semiHidden/>
    <w:unhideWhenUsed/>
    <w:rsid w:val="001778CF"/>
    <w:pPr>
      <w:spacing w:line="240" w:lineRule="auto"/>
    </w:pPr>
  </w:style>
  <w:style w:type="character" w:customStyle="1" w:styleId="EmphStrong">
    <w:name w:val="EmphStrong"/>
    <w:basedOn w:val="DefaultParagraphFont"/>
    <w:uiPriority w:val="1"/>
    <w:qFormat/>
    <w:rsid w:val="001778CF"/>
    <w:rPr>
      <w:b/>
      <w:i/>
    </w:rPr>
  </w:style>
  <w:style w:type="paragraph" w:customStyle="1" w:styleId="ForewordBody">
    <w:name w:val="ForewordBody"/>
    <w:basedOn w:val="Normal"/>
    <w:rsid w:val="001778CF"/>
    <w:rPr>
      <w:rFonts w:ascii="Arial Narrow" w:hAnsi="Arial Narrow"/>
    </w:rPr>
  </w:style>
  <w:style w:type="paragraph" w:styleId="Bibliography">
    <w:name w:val="Bibliography"/>
    <w:basedOn w:val="Normal"/>
    <w:next w:val="Normal"/>
    <w:uiPriority w:val="99"/>
    <w:semiHidden/>
    <w:rsid w:val="001778CF"/>
  </w:style>
  <w:style w:type="paragraph" w:styleId="BlockText">
    <w:name w:val="Block Text"/>
    <w:basedOn w:val="Normal"/>
    <w:uiPriority w:val="99"/>
    <w:semiHidden/>
    <w:rsid w:val="001778CF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1778CF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778CF"/>
  </w:style>
  <w:style w:type="paragraph" w:styleId="BodyText3">
    <w:name w:val="Body Text 3"/>
    <w:basedOn w:val="Normal"/>
    <w:link w:val="BodyText3Char"/>
    <w:uiPriority w:val="99"/>
    <w:semiHidden/>
    <w:rsid w:val="001778C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778C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778C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778CF"/>
    <w:rPr>
      <w:rFonts w:eastAsia="Times New Roman"/>
    </w:rPr>
  </w:style>
  <w:style w:type="paragraph" w:styleId="BodyTextIndent">
    <w:name w:val="Body Text Indent"/>
    <w:basedOn w:val="Normal"/>
    <w:link w:val="BodyTextIndentChar"/>
    <w:uiPriority w:val="99"/>
    <w:semiHidden/>
    <w:rsid w:val="001778C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778CF"/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778CF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778CF"/>
  </w:style>
  <w:style w:type="paragraph" w:styleId="BodyTextIndent2">
    <w:name w:val="Body Text Indent 2"/>
    <w:basedOn w:val="Normal"/>
    <w:link w:val="BodyTextIndent2Char"/>
    <w:uiPriority w:val="99"/>
    <w:semiHidden/>
    <w:rsid w:val="001778CF"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778CF"/>
  </w:style>
  <w:style w:type="paragraph" w:styleId="BodyTextIndent3">
    <w:name w:val="Body Text Indent 3"/>
    <w:basedOn w:val="Normal"/>
    <w:link w:val="BodyTextIndent3Char"/>
    <w:uiPriority w:val="99"/>
    <w:semiHidden/>
    <w:rsid w:val="001778C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778CF"/>
    <w:rPr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rsid w:val="001778CF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778CF"/>
  </w:style>
  <w:style w:type="paragraph" w:styleId="Date">
    <w:name w:val="Date"/>
    <w:basedOn w:val="Normal"/>
    <w:next w:val="Normal"/>
    <w:link w:val="DateChar"/>
    <w:uiPriority w:val="99"/>
    <w:semiHidden/>
    <w:rsid w:val="001778CF"/>
  </w:style>
  <w:style w:type="character" w:customStyle="1" w:styleId="DateChar">
    <w:name w:val="Date Char"/>
    <w:basedOn w:val="DefaultParagraphFont"/>
    <w:link w:val="Date"/>
    <w:uiPriority w:val="99"/>
    <w:semiHidden/>
    <w:rsid w:val="001778CF"/>
  </w:style>
  <w:style w:type="paragraph" w:styleId="DocumentMap">
    <w:name w:val="Document Map"/>
    <w:basedOn w:val="Normal"/>
    <w:link w:val="DocumentMapChar"/>
    <w:uiPriority w:val="99"/>
    <w:semiHidden/>
    <w:rsid w:val="001778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778CF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778CF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778CF"/>
  </w:style>
  <w:style w:type="paragraph" w:styleId="EndnoteText">
    <w:name w:val="endnote text"/>
    <w:basedOn w:val="Normal"/>
    <w:link w:val="EndnoteTextChar"/>
    <w:uiPriority w:val="99"/>
    <w:semiHidden/>
    <w:rsid w:val="001778C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778CF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778CF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778CF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rsid w:val="001778CF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778C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rsid w:val="001778CF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8CF"/>
    <w:rPr>
      <w:rFonts w:ascii="Consolas" w:hAnsi="Consolas" w:cs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1778CF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rsid w:val="001778CF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rsid w:val="001778CF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rsid w:val="001778CF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rsid w:val="001778CF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rsid w:val="001778CF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rsid w:val="001778CF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rsid w:val="001778CF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rsid w:val="001778CF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rsid w:val="001778C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778C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1778CF"/>
    <w:rPr>
      <w:b/>
      <w:bCs/>
      <w:i/>
      <w:iCs/>
      <w:color w:val="4F81BD" w:themeColor="accent1"/>
    </w:rPr>
  </w:style>
  <w:style w:type="paragraph" w:styleId="List">
    <w:name w:val="List"/>
    <w:basedOn w:val="Normal"/>
    <w:uiPriority w:val="99"/>
    <w:semiHidden/>
    <w:rsid w:val="001778C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1778C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1778C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1778C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1778CF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1778CF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rsid w:val="001778CF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semiHidden/>
    <w:rsid w:val="001778C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1778C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1778C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1778C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1778CF"/>
    <w:pPr>
      <w:spacing w:after="120"/>
      <w:ind w:left="1800"/>
      <w:contextualSpacing/>
    </w:pPr>
  </w:style>
  <w:style w:type="paragraph" w:styleId="ListNumber4">
    <w:name w:val="List Number 4"/>
    <w:basedOn w:val="Normal"/>
    <w:uiPriority w:val="99"/>
    <w:semiHidden/>
    <w:rsid w:val="001778CF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rsid w:val="001778CF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99"/>
    <w:semiHidden/>
    <w:rsid w:val="001778CF"/>
    <w:pPr>
      <w:ind w:left="720"/>
      <w:contextualSpacing/>
    </w:pPr>
  </w:style>
  <w:style w:type="paragraph" w:styleId="MacroText">
    <w:name w:val="macro"/>
    <w:link w:val="MacroTextChar"/>
    <w:uiPriority w:val="99"/>
    <w:semiHidden/>
    <w:rsid w:val="001778C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778CF"/>
    <w:rPr>
      <w:rFonts w:ascii="Consolas" w:hAnsi="Consolas" w:cs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rsid w:val="001778C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778CF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99"/>
    <w:semiHidden/>
    <w:rsid w:val="001778CF"/>
    <w:pPr>
      <w:spacing w:line="240" w:lineRule="auto"/>
    </w:pPr>
  </w:style>
  <w:style w:type="paragraph" w:styleId="NormalIndent">
    <w:name w:val="Normal Indent"/>
    <w:basedOn w:val="Normal"/>
    <w:uiPriority w:val="99"/>
    <w:semiHidden/>
    <w:rsid w:val="001778C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778CF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778CF"/>
  </w:style>
  <w:style w:type="paragraph" w:styleId="PlainText">
    <w:name w:val="Plain Text"/>
    <w:basedOn w:val="Normal"/>
    <w:link w:val="PlainTextChar"/>
    <w:uiPriority w:val="99"/>
    <w:semiHidden/>
    <w:rsid w:val="001778CF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778CF"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99"/>
    <w:semiHidden/>
    <w:rsid w:val="001778C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1778CF"/>
    <w:rPr>
      <w:i/>
      <w:iCs/>
      <w:color w:val="000000" w:themeColor="text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778C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778CF"/>
  </w:style>
  <w:style w:type="paragraph" w:styleId="Subtitle">
    <w:name w:val="Subtitle"/>
    <w:basedOn w:val="Normal"/>
    <w:next w:val="Normal"/>
    <w:link w:val="SubtitleChar"/>
    <w:uiPriority w:val="99"/>
    <w:semiHidden/>
    <w:rsid w:val="001778C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1778CF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rsid w:val="001778CF"/>
    <w:pPr>
      <w:ind w:left="240" w:hanging="240"/>
    </w:pPr>
  </w:style>
  <w:style w:type="paragraph" w:styleId="TOAHeading">
    <w:name w:val="toa heading"/>
    <w:basedOn w:val="Normal"/>
    <w:next w:val="Normal"/>
    <w:uiPriority w:val="99"/>
    <w:semiHidden/>
    <w:rsid w:val="001778CF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6">
    <w:name w:val="toc 6"/>
    <w:basedOn w:val="Normal"/>
    <w:next w:val="Normal"/>
    <w:autoRedefine/>
    <w:uiPriority w:val="99"/>
    <w:semiHidden/>
    <w:rsid w:val="001778CF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99"/>
    <w:semiHidden/>
    <w:rsid w:val="001778CF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99"/>
    <w:semiHidden/>
    <w:rsid w:val="001778CF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99"/>
    <w:semiHidden/>
    <w:rsid w:val="001778CF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99"/>
    <w:semiHidden/>
    <w:qFormat/>
    <w:rsid w:val="001778CF"/>
    <w:pPr>
      <w:keepLines/>
      <w:spacing w:before="48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HalfTitleText">
    <w:name w:val="HalfTitleText"/>
    <w:basedOn w:val="Normal"/>
    <w:rsid w:val="001778CF"/>
    <w:pPr>
      <w:spacing w:before="480" w:after="240"/>
      <w:contextualSpacing/>
    </w:pPr>
    <w:rPr>
      <w:rFonts w:ascii="Arial Narrow" w:eastAsia="Times New Roman" w:hAnsi="Arial Narrow" w:cs="Arial"/>
      <w:bCs/>
      <w:kern w:val="32"/>
      <w:szCs w:val="32"/>
    </w:rPr>
  </w:style>
  <w:style w:type="paragraph" w:customStyle="1" w:styleId="HalfTitleHead">
    <w:name w:val="HalfTitleHead"/>
    <w:basedOn w:val="SectionHeading"/>
    <w:rsid w:val="001778CF"/>
    <w:pPr>
      <w:pBdr>
        <w:bottom w:val="single" w:sz="4" w:space="3" w:color="auto"/>
      </w:pBdr>
      <w:spacing w:before="1680"/>
    </w:pPr>
  </w:style>
  <w:style w:type="paragraph" w:customStyle="1" w:styleId="ConvFactorEq">
    <w:name w:val="ConvFactorEq"/>
    <w:basedOn w:val="ConvFactorBody"/>
    <w:rsid w:val="001778CF"/>
    <w:pPr>
      <w:tabs>
        <w:tab w:val="clear" w:pos="1260"/>
        <w:tab w:val="center" w:pos="3510"/>
      </w:tabs>
      <w:spacing w:before="0"/>
    </w:pPr>
  </w:style>
  <w:style w:type="character" w:customStyle="1" w:styleId="Code">
    <w:name w:val="Code"/>
    <w:basedOn w:val="DefaultParagraphFont"/>
    <w:uiPriority w:val="1"/>
    <w:qFormat/>
    <w:rsid w:val="001778CF"/>
    <w:rPr>
      <w:rFonts w:ascii="Courier New" w:hAnsi="Courier New"/>
      <w:sz w:val="22"/>
    </w:rPr>
  </w:style>
  <w:style w:type="paragraph" w:customStyle="1" w:styleId="PhotoCredit">
    <w:name w:val="Photo Credit"/>
    <w:basedOn w:val="Normal"/>
    <w:rsid w:val="001778CF"/>
    <w:rPr>
      <w:rFonts w:ascii="Arial Narrow" w:eastAsia="Times New Roman" w:hAnsi="Arial Narrow"/>
      <w:sz w:val="20"/>
    </w:rPr>
  </w:style>
  <w:style w:type="paragraph" w:customStyle="1" w:styleId="Colophon">
    <w:name w:val="Colophon"/>
    <w:basedOn w:val="Normal"/>
    <w:rsid w:val="001778CF"/>
    <w:rPr>
      <w:rFonts w:ascii="Arial Narrow" w:eastAsia="Times New Roman" w:hAnsi="Arial Narrow"/>
      <w:sz w:val="20"/>
    </w:rPr>
  </w:style>
  <w:style w:type="paragraph" w:styleId="Revision">
    <w:name w:val="Revision"/>
    <w:hidden/>
    <w:uiPriority w:val="99"/>
    <w:semiHidden/>
    <w:rsid w:val="0049071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5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0248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3664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3816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4233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0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4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158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080459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5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30630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8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1590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59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3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93343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5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4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12158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6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5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81517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winst\AppData\Roaming\Microsoft\Templates\ms_v4.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CDA6B-3817-498D-96A9-8F20F9F4E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ms_v4.3.dotx</Template>
  <TotalTime>79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manuscript template; version 4.1</vt:lpstr>
    </vt:vector>
  </TitlesOfParts>
  <Company>U.S. Geological Survey</Company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 template; version 4.1</dc:title>
  <dc:creator>Winston, Richard B.</dc:creator>
  <cp:lastModifiedBy>Richard Winston</cp:lastModifiedBy>
  <cp:revision>17</cp:revision>
  <cp:lastPrinted>2025-05-13T17:46:00Z</cp:lastPrinted>
  <dcterms:created xsi:type="dcterms:W3CDTF">2019-11-15T19:13:00Z</dcterms:created>
  <dcterms:modified xsi:type="dcterms:W3CDTF">2026-09-20T17:14:00Z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